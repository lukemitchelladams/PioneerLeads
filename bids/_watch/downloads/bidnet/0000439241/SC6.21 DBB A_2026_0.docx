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commentsExtensible.xml" ContentType="application/vnd.openxmlformats-officedocument.wordprocessingml.commentsExtensible+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0704" w14:textId="77777777" w:rsidR="00A77B3E" w:rsidRPr="00900700" w:rsidRDefault="00B55654" w:rsidP="007F7EEB">
      <w:pPr>
        <w:rPr>
          <w:b/>
          <w:sz w:val="28"/>
          <w:szCs w:val="28"/>
        </w:rPr>
      </w:pPr>
      <w:r w:rsidRPr="00900700">
        <w:rPr>
          <w:b/>
          <w:sz w:val="28"/>
          <w:szCs w:val="28"/>
        </w:rPr>
        <w:t>STATE OF COLORADO</w:t>
      </w:r>
    </w:p>
    <w:p w14:paraId="6E90E51D" w14:textId="366F4860" w:rsidR="00A77B3E" w:rsidRPr="00900700" w:rsidRDefault="00B55654" w:rsidP="007F7EEB">
      <w:pPr>
        <w:rPr>
          <w:b/>
          <w:sz w:val="28"/>
          <w:szCs w:val="28"/>
        </w:rPr>
      </w:pPr>
      <w:r w:rsidRPr="00900700">
        <w:rPr>
          <w:b/>
          <w:sz w:val="28"/>
          <w:szCs w:val="28"/>
        </w:rPr>
        <w:t>OFFICE OF THE STATE ARCH</w:t>
      </w:r>
      <w:r w:rsidR="00975A68" w:rsidRPr="00900700">
        <w:rPr>
          <w:b/>
          <w:sz w:val="28"/>
          <w:szCs w:val="28"/>
        </w:rPr>
        <w:t>I</w:t>
      </w:r>
      <w:r w:rsidRPr="00900700">
        <w:rPr>
          <w:b/>
          <w:sz w:val="28"/>
          <w:szCs w:val="28"/>
        </w:rPr>
        <w:t>TECT</w:t>
      </w:r>
    </w:p>
    <w:p w14:paraId="47B2805F" w14:textId="77777777" w:rsidR="00A77B3E" w:rsidRPr="005D0633" w:rsidRDefault="00B55654" w:rsidP="007F7EEB">
      <w:pPr>
        <w:rPr>
          <w:b/>
          <w:sz w:val="28"/>
          <w:szCs w:val="28"/>
        </w:rPr>
      </w:pPr>
      <w:r w:rsidRPr="00900700">
        <w:rPr>
          <w:b/>
          <w:sz w:val="28"/>
          <w:szCs w:val="28"/>
        </w:rPr>
        <w:t>STATE BUILDINGS PROGRAM</w:t>
      </w:r>
    </w:p>
    <w:p w14:paraId="0D5A46AE" w14:textId="6EEBF27D" w:rsidR="00A77B3E" w:rsidRDefault="00A77B3E" w:rsidP="007F7EEB"/>
    <w:p w14:paraId="56C684ED" w14:textId="77777777" w:rsidR="00982174" w:rsidRDefault="002D08CC" w:rsidP="002D08CC">
      <w:pPr>
        <w:pStyle w:val="Title"/>
      </w:pPr>
      <w:bookmarkStart w:id="0" w:name="_Hlk199163073"/>
      <w:r w:rsidRPr="007A222C">
        <w:t>CONTRACTOR'S</w:t>
      </w:r>
    </w:p>
    <w:p w14:paraId="357863C7" w14:textId="77777777" w:rsidR="00982174" w:rsidRDefault="002D08CC" w:rsidP="002D08CC">
      <w:pPr>
        <w:pStyle w:val="Title"/>
      </w:pPr>
      <w:r w:rsidRPr="007A222C">
        <w:t>DESIGN/BID/BUILD (D/B/B)</w:t>
      </w:r>
    </w:p>
    <w:p w14:paraId="632F6B33" w14:textId="56527C53" w:rsidR="002D08CC" w:rsidRPr="007A222C" w:rsidRDefault="00982174" w:rsidP="002D08CC">
      <w:pPr>
        <w:pStyle w:val="Title"/>
      </w:pPr>
      <w:r w:rsidRPr="007A222C">
        <w:t>AGREEMENT</w:t>
      </w:r>
    </w:p>
    <w:p w14:paraId="2D307831" w14:textId="77777777" w:rsidR="002D08CC" w:rsidRPr="007A222C" w:rsidRDefault="002D08CC" w:rsidP="002D08CC">
      <w:pPr>
        <w:pStyle w:val="Subtitle"/>
      </w:pPr>
      <w:r w:rsidRPr="007A222C">
        <w:t>(STATE FORM SC-6.21)</w:t>
      </w:r>
    </w:p>
    <w:bookmarkEnd w:id="0"/>
    <w:p w14:paraId="6D4F47DE" w14:textId="77777777" w:rsidR="002D08CC" w:rsidRPr="002D08CC" w:rsidRDefault="002D08CC" w:rsidP="002D08CC">
      <w:pPr>
        <w:rPr>
          <w:rFonts w:eastAsia="Arial"/>
          <w:b/>
          <w:u w:val="single"/>
        </w:rPr>
      </w:pPr>
    </w:p>
    <w:p w14:paraId="28BBBE30" w14:textId="77777777" w:rsidR="002D08CC" w:rsidRPr="002D08CC" w:rsidRDefault="002D08CC" w:rsidP="002D08CC">
      <w:pPr>
        <w:jc w:val="both"/>
        <w:rPr>
          <w:spacing w:val="-3"/>
          <w:szCs w:val="20"/>
        </w:rPr>
      </w:pPr>
    </w:p>
    <w:p w14:paraId="457C05D0" w14:textId="77777777" w:rsidR="002D08CC" w:rsidRPr="002D08CC" w:rsidRDefault="002D08CC" w:rsidP="002D08CC">
      <w:pPr>
        <w:keepNext/>
        <w:keepLines/>
        <w:spacing w:before="40"/>
        <w:outlineLvl w:val="2"/>
        <w:rPr>
          <w:rStyle w:val="Strong"/>
        </w:rPr>
      </w:pPr>
      <w:bookmarkStart w:id="1" w:name="_Toc171672914"/>
      <w:r w:rsidRPr="002D08CC">
        <w:rPr>
          <w:rStyle w:val="Strong"/>
        </w:rPr>
        <w:t>State Agency</w:t>
      </w:r>
      <w:bookmarkEnd w:id="1"/>
    </w:p>
    <w:p w14:paraId="41F7D640" w14:textId="77777777" w:rsidR="002D08CC" w:rsidRPr="002D08CC" w:rsidRDefault="002D08CC" w:rsidP="002D08CC">
      <w:pPr>
        <w:pStyle w:val="LeftJustifyField"/>
      </w:pPr>
      <w:r w:rsidRPr="002D08CC">
        <w:fldChar w:fldCharType="begin">
          <w:ffData>
            <w:name w:val="StateAgencyName"/>
            <w:enabled/>
            <w:calcOnExit w:val="0"/>
            <w:statusText w:type="text" w:val="State Agency: Insert Department or IHE’s Full Legal Name"/>
            <w:textInput>
              <w:default w:val="Insert Department or IHE’s Full Legal Name"/>
            </w:textInput>
          </w:ffData>
        </w:fldChar>
      </w:r>
      <w:bookmarkStart w:id="2" w:name="StateAgencyName"/>
      <w:r w:rsidRPr="002D08CC">
        <w:instrText xml:space="preserve"> FORMTEXT </w:instrText>
      </w:r>
      <w:r w:rsidRPr="002D08CC">
        <w:fldChar w:fldCharType="separate"/>
      </w:r>
      <w:r w:rsidRPr="002D08CC">
        <w:t>Insert Department or IHE’s Full Legal Name</w:t>
      </w:r>
      <w:r w:rsidRPr="002D08CC">
        <w:fldChar w:fldCharType="end"/>
      </w:r>
      <w:bookmarkEnd w:id="2"/>
    </w:p>
    <w:p w14:paraId="5BE33F59" w14:textId="77777777" w:rsidR="002D08CC" w:rsidRPr="002D08CC" w:rsidRDefault="002D08CC" w:rsidP="002D08CC">
      <w:pPr>
        <w:keepNext/>
        <w:keepLines/>
        <w:spacing w:before="40"/>
        <w:outlineLvl w:val="2"/>
        <w:rPr>
          <w:rStyle w:val="Strong"/>
        </w:rPr>
      </w:pPr>
      <w:r w:rsidRPr="002D08CC">
        <w:rPr>
          <w:rStyle w:val="Strong"/>
        </w:rPr>
        <w:t>Department I.D.</w:t>
      </w:r>
    </w:p>
    <w:p w14:paraId="38021AF7" w14:textId="77777777" w:rsidR="002D08CC" w:rsidRPr="002D08CC" w:rsidRDefault="002D08CC" w:rsidP="002D08CC">
      <w:pPr>
        <w:pStyle w:val="LeftJustifyField"/>
      </w:pPr>
      <w:r w:rsidRPr="002D08CC">
        <w:fldChar w:fldCharType="begin">
          <w:ffData>
            <w:name w:val=""/>
            <w:enabled/>
            <w:calcOnExit w:val="0"/>
            <w:statusText w:type="text" w:val="State Agency: Insert Department or IHE’s Full Legal Name"/>
            <w:textInput>
              <w:default w:val="Insert Department identification "/>
            </w:textInput>
          </w:ffData>
        </w:fldChar>
      </w:r>
      <w:r w:rsidRPr="002D08CC">
        <w:instrText xml:space="preserve"> FORMTEXT </w:instrText>
      </w:r>
      <w:r w:rsidRPr="002D08CC">
        <w:fldChar w:fldCharType="separate"/>
      </w:r>
      <w:r w:rsidRPr="002D08CC">
        <w:rPr>
          <w:noProof/>
        </w:rPr>
        <w:t xml:space="preserve">Insert Department identification </w:t>
      </w:r>
      <w:r w:rsidRPr="002D08CC">
        <w:fldChar w:fldCharType="end"/>
      </w:r>
    </w:p>
    <w:p w14:paraId="43D14335" w14:textId="77777777" w:rsidR="002D08CC" w:rsidRPr="002D08CC" w:rsidRDefault="002D08CC" w:rsidP="002D08CC">
      <w:pPr>
        <w:keepNext/>
        <w:keepLines/>
        <w:spacing w:before="40"/>
        <w:outlineLvl w:val="2"/>
        <w:rPr>
          <w:rStyle w:val="Strong"/>
        </w:rPr>
      </w:pPr>
      <w:r w:rsidRPr="002D08CC">
        <w:rPr>
          <w:rStyle w:val="Strong"/>
        </w:rPr>
        <w:t>Contract I.D. Number</w:t>
      </w:r>
    </w:p>
    <w:p w14:paraId="4E0C1B0D" w14:textId="77777777" w:rsidR="002D08CC" w:rsidRPr="002D08CC" w:rsidRDefault="002D08CC" w:rsidP="002D08CC">
      <w:pPr>
        <w:pStyle w:val="LeftJustifyField"/>
      </w:pPr>
      <w:r w:rsidRPr="002D08CC">
        <w:fldChar w:fldCharType="begin">
          <w:ffData>
            <w:name w:val=""/>
            <w:enabled/>
            <w:calcOnExit w:val="0"/>
            <w:statusText w:type="text" w:val="State Agency: Insert Department or IHE’s Full Legal Name"/>
            <w:textInput>
              <w:default w:val="Insert CMS number or other contract number"/>
            </w:textInput>
          </w:ffData>
        </w:fldChar>
      </w:r>
      <w:r w:rsidRPr="002D08CC">
        <w:instrText xml:space="preserve"> FORMTEXT </w:instrText>
      </w:r>
      <w:r w:rsidRPr="002D08CC">
        <w:fldChar w:fldCharType="separate"/>
      </w:r>
      <w:r w:rsidRPr="002D08CC">
        <w:rPr>
          <w:noProof/>
        </w:rPr>
        <w:t>Insert CMS number or other contract number</w:t>
      </w:r>
      <w:r w:rsidRPr="002D08CC">
        <w:fldChar w:fldCharType="end"/>
      </w:r>
    </w:p>
    <w:p w14:paraId="4176908C" w14:textId="77777777" w:rsidR="002D08CC" w:rsidRPr="002D08CC" w:rsidRDefault="002D08CC" w:rsidP="002D08CC">
      <w:pPr>
        <w:keepNext/>
        <w:keepLines/>
        <w:spacing w:before="40"/>
        <w:outlineLvl w:val="2"/>
        <w:rPr>
          <w:rStyle w:val="Strong"/>
        </w:rPr>
      </w:pPr>
      <w:r w:rsidRPr="002D08CC">
        <w:rPr>
          <w:rStyle w:val="Strong"/>
        </w:rPr>
        <w:t>Project Number</w:t>
      </w:r>
    </w:p>
    <w:p w14:paraId="7C9427FE" w14:textId="77777777" w:rsidR="002D08CC" w:rsidRPr="002D08CC" w:rsidRDefault="002D08CC" w:rsidP="002D08CC">
      <w:pPr>
        <w:pStyle w:val="LeftJustifyField"/>
      </w:pPr>
      <w:r w:rsidRPr="002D08CC">
        <w:fldChar w:fldCharType="begin">
          <w:ffData>
            <w:name w:val=""/>
            <w:enabled/>
            <w:calcOnExit w:val="0"/>
            <w:statusText w:type="text" w:val="State Agency: Insert Department or IHE’s Full Legal Name"/>
            <w:textInput>
              <w:default w:val="Insert OSC Project Number"/>
            </w:textInput>
          </w:ffData>
        </w:fldChar>
      </w:r>
      <w:r w:rsidRPr="002D08CC">
        <w:instrText xml:space="preserve"> FORMTEXT </w:instrText>
      </w:r>
      <w:r w:rsidRPr="002D08CC">
        <w:fldChar w:fldCharType="separate"/>
      </w:r>
      <w:r w:rsidRPr="002D08CC">
        <w:rPr>
          <w:noProof/>
        </w:rPr>
        <w:t>Insert OSC Project Number</w:t>
      </w:r>
      <w:r w:rsidRPr="002D08CC">
        <w:fldChar w:fldCharType="end"/>
      </w:r>
    </w:p>
    <w:p w14:paraId="5ACF3302" w14:textId="77777777" w:rsidR="002D08CC" w:rsidRPr="002D08CC" w:rsidRDefault="002D08CC" w:rsidP="002D08CC">
      <w:pPr>
        <w:keepNext/>
        <w:keepLines/>
        <w:spacing w:before="40"/>
        <w:outlineLvl w:val="2"/>
        <w:rPr>
          <w:rStyle w:val="Strong"/>
        </w:rPr>
      </w:pPr>
      <w:r w:rsidRPr="002D08CC">
        <w:rPr>
          <w:rStyle w:val="Strong"/>
        </w:rPr>
        <w:t>Project Name</w:t>
      </w:r>
    </w:p>
    <w:p w14:paraId="59E4B7C1" w14:textId="77777777" w:rsidR="002D08CC" w:rsidRPr="002D08CC" w:rsidRDefault="002D08CC" w:rsidP="002D08CC">
      <w:pPr>
        <w:pStyle w:val="LeftJustifyField"/>
      </w:pPr>
      <w:r w:rsidRPr="002D08CC">
        <w:fldChar w:fldCharType="begin">
          <w:ffData>
            <w:name w:val=""/>
            <w:enabled/>
            <w:calcOnExit w:val="0"/>
            <w:statusText w:type="text" w:val="State Agency: Insert Department or IHE’s Full Legal Name"/>
            <w:textInput>
              <w:default w:val="Insert Project as as provided by the State Controller's Office"/>
            </w:textInput>
          </w:ffData>
        </w:fldChar>
      </w:r>
      <w:r w:rsidRPr="002D08CC">
        <w:instrText xml:space="preserve"> FORMTEXT </w:instrText>
      </w:r>
      <w:r w:rsidRPr="002D08CC">
        <w:fldChar w:fldCharType="separate"/>
      </w:r>
      <w:r w:rsidRPr="002D08CC">
        <w:rPr>
          <w:noProof/>
        </w:rPr>
        <w:t>Insert Project as as provided by the State Controller's Office</w:t>
      </w:r>
      <w:r w:rsidRPr="002D08CC">
        <w:fldChar w:fldCharType="end"/>
      </w:r>
    </w:p>
    <w:p w14:paraId="366A53C3" w14:textId="67F1E6C0" w:rsidR="002D08CC" w:rsidRPr="002D08CC" w:rsidRDefault="002D08CC" w:rsidP="002D08CC">
      <w:pPr>
        <w:keepNext/>
        <w:keepLines/>
        <w:spacing w:before="40"/>
        <w:outlineLvl w:val="2"/>
        <w:rPr>
          <w:rStyle w:val="Strong"/>
        </w:rPr>
      </w:pPr>
      <w:r w:rsidRPr="002D08CC">
        <w:rPr>
          <w:rStyle w:val="Strong"/>
        </w:rPr>
        <w:t>Con</w:t>
      </w:r>
      <w:r>
        <w:rPr>
          <w:rStyle w:val="Strong"/>
        </w:rPr>
        <w:t>tractor</w:t>
      </w:r>
      <w:r w:rsidRPr="002D08CC">
        <w:rPr>
          <w:rStyle w:val="Strong"/>
        </w:rPr>
        <w:t xml:space="preserve"> Name</w:t>
      </w:r>
    </w:p>
    <w:p w14:paraId="281C21DA" w14:textId="2B186DB3" w:rsidR="002D08CC" w:rsidRPr="002D08CC" w:rsidRDefault="002D08CC" w:rsidP="002D08CC">
      <w:pPr>
        <w:pStyle w:val="LeftJustifyField"/>
        <w:sectPr w:rsidR="002D08CC" w:rsidRPr="002D08CC" w:rsidSect="002D08CC">
          <w:footerReference w:type="default" r:id="rId8"/>
          <w:pgSz w:w="12240" w:h="15840"/>
          <w:pgMar w:top="1440" w:right="1440" w:bottom="1440" w:left="1440" w:header="720" w:footer="720" w:gutter="0"/>
          <w:cols w:space="720"/>
        </w:sectPr>
      </w:pPr>
      <w:r>
        <w:fldChar w:fldCharType="begin">
          <w:ffData>
            <w:name w:val=""/>
            <w:enabled/>
            <w:calcOnExit w:val="0"/>
            <w:textInput>
              <w:default w:val="Insert Contractor's full Legal Name including &quot;Inc.&quot;, &quot;LLC&quot; etc."/>
            </w:textInput>
          </w:ffData>
        </w:fldChar>
      </w:r>
      <w:r>
        <w:instrText xml:space="preserve"> FORMTEXT </w:instrText>
      </w:r>
      <w:r>
        <w:fldChar w:fldCharType="separate"/>
      </w:r>
      <w:r>
        <w:rPr>
          <w:noProof/>
        </w:rPr>
        <w:t>Insert Contractor's full Legal Name including "Inc.", "LLC" etc.</w:t>
      </w:r>
      <w:r>
        <w:fldChar w:fldCharType="end"/>
      </w:r>
    </w:p>
    <w:p w14:paraId="5A4B8302" w14:textId="77777777" w:rsidR="002D08CC" w:rsidRPr="002D08CC" w:rsidRDefault="002D08CC" w:rsidP="002D08CC">
      <w:pPr>
        <w:jc w:val="both"/>
        <w:rPr>
          <w:spacing w:val="-3"/>
          <w:szCs w:val="20"/>
          <w:u w:val="single"/>
        </w:rPr>
      </w:pPr>
    </w:p>
    <w:p w14:paraId="4568AB85" w14:textId="77777777" w:rsidR="002D08CC" w:rsidRPr="002D08CC" w:rsidRDefault="002D08CC" w:rsidP="002D08CC">
      <w:pPr>
        <w:jc w:val="both"/>
        <w:rPr>
          <w:spacing w:val="-3"/>
          <w:szCs w:val="20"/>
          <w:u w:val="single"/>
        </w:rPr>
      </w:pPr>
    </w:p>
    <w:p w14:paraId="5B88E069" w14:textId="77777777" w:rsidR="002D08CC" w:rsidRPr="002D08CC" w:rsidRDefault="002D08CC" w:rsidP="002D08CC">
      <w:pPr>
        <w:jc w:val="both"/>
        <w:rPr>
          <w:spacing w:val="-3"/>
          <w:szCs w:val="20"/>
          <w:u w:val="single"/>
        </w:rPr>
      </w:pPr>
    </w:p>
    <w:p w14:paraId="2D1606D8" w14:textId="77777777" w:rsidR="002D08CC" w:rsidRPr="002D08CC" w:rsidRDefault="002D08CC" w:rsidP="002D08CC">
      <w:pPr>
        <w:jc w:val="both"/>
        <w:rPr>
          <w:spacing w:val="-3"/>
          <w:szCs w:val="20"/>
          <w:u w:val="single"/>
        </w:rPr>
      </w:pPr>
    </w:p>
    <w:p w14:paraId="4111591F" w14:textId="77777777" w:rsidR="002D08CC" w:rsidRPr="002D08CC" w:rsidRDefault="002D08CC" w:rsidP="002D08CC">
      <w:pPr>
        <w:keepNext/>
        <w:keepLines/>
        <w:spacing w:before="40"/>
        <w:ind w:left="360"/>
        <w:outlineLvl w:val="2"/>
        <w:rPr>
          <w:rStyle w:val="Strong"/>
        </w:rPr>
      </w:pPr>
      <w:bookmarkStart w:id="7" w:name="_Toc171672923"/>
      <w:r w:rsidRPr="002D08CC">
        <w:rPr>
          <w:rStyle w:val="Strong"/>
        </w:rPr>
        <w:t>Principal Representatives</w:t>
      </w:r>
      <w:bookmarkEnd w:id="7"/>
    </w:p>
    <w:p w14:paraId="5194CD22" w14:textId="77777777" w:rsidR="002D08CC" w:rsidRPr="002D08CC" w:rsidRDefault="002D08CC" w:rsidP="002D08CC">
      <w:pPr>
        <w:keepNext/>
        <w:keepLines/>
        <w:outlineLvl w:val="3"/>
        <w:rPr>
          <w:rFonts w:ascii="Times New Roman" w:hAnsi="Times New Roman"/>
          <w:iCs/>
        </w:rPr>
        <w:sectPr w:rsidR="002D08CC" w:rsidRPr="002D08CC" w:rsidSect="002D08CC">
          <w:type w:val="continuous"/>
          <w:pgSz w:w="12240" w:h="15840" w:code="1"/>
          <w:pgMar w:top="1440" w:right="1080" w:bottom="1440" w:left="1080" w:header="720" w:footer="720" w:gutter="0"/>
          <w:pgNumType w:start="1"/>
          <w:cols w:space="720"/>
          <w:docGrid w:linePitch="272"/>
        </w:sectPr>
      </w:pPr>
    </w:p>
    <w:p w14:paraId="548E6725" w14:textId="77777777" w:rsidR="002D08CC" w:rsidRPr="002D08CC" w:rsidRDefault="002D08CC" w:rsidP="002D08CC">
      <w:pPr>
        <w:rPr>
          <w:rFonts w:eastAsia="Courier" w:cs="Courier"/>
          <w:szCs w:val="20"/>
        </w:rPr>
      </w:pPr>
      <w:r w:rsidRPr="002D08CC">
        <w:rPr>
          <w:rFonts w:eastAsia="Courier" w:cs="Courier"/>
          <w:szCs w:val="20"/>
        </w:rPr>
        <w:t>For the State:</w:t>
      </w:r>
    </w:p>
    <w:p w14:paraId="7617CF74" w14:textId="77777777" w:rsidR="002D08CC" w:rsidRPr="002D08CC" w:rsidRDefault="002D08CC" w:rsidP="002D08CC">
      <w:pPr>
        <w:pStyle w:val="LeftJustifyField"/>
        <w:rPr>
          <w:noProof/>
        </w:rPr>
      </w:pPr>
      <w:r w:rsidRPr="002D08CC">
        <w:rPr>
          <w:noProof/>
        </w:rPr>
        <w:fldChar w:fldCharType="begin">
          <w:ffData>
            <w:name w:val="StateName"/>
            <w:enabled/>
            <w:calcOnExit w:val="0"/>
            <w:statusText w:type="text" w:val="Principal Representative for the State: Name"/>
            <w:textInput>
              <w:default w:val="Name"/>
            </w:textInput>
          </w:ffData>
        </w:fldChar>
      </w:r>
      <w:bookmarkStart w:id="8" w:name="StateName"/>
      <w:r w:rsidRPr="002D08CC">
        <w:rPr>
          <w:noProof/>
        </w:rPr>
        <w:instrText xml:space="preserve"> FORMTEXT </w:instrText>
      </w:r>
      <w:r w:rsidRPr="002D08CC">
        <w:rPr>
          <w:noProof/>
        </w:rPr>
      </w:r>
      <w:r w:rsidRPr="002D08CC">
        <w:rPr>
          <w:noProof/>
        </w:rPr>
        <w:fldChar w:fldCharType="separate"/>
      </w:r>
      <w:r w:rsidRPr="002D08CC">
        <w:rPr>
          <w:noProof/>
        </w:rPr>
        <w:t>Name</w:t>
      </w:r>
      <w:r w:rsidRPr="002D08CC">
        <w:rPr>
          <w:noProof/>
        </w:rPr>
        <w:fldChar w:fldCharType="end"/>
      </w:r>
      <w:bookmarkEnd w:id="8"/>
    </w:p>
    <w:p w14:paraId="0A7E8D41" w14:textId="77777777" w:rsidR="002D08CC" w:rsidRPr="002D08CC" w:rsidRDefault="002D08CC" w:rsidP="002D08CC">
      <w:pPr>
        <w:pStyle w:val="LeftJustifyField"/>
        <w:rPr>
          <w:noProof/>
        </w:rPr>
      </w:pPr>
      <w:r w:rsidRPr="002D08CC">
        <w:rPr>
          <w:noProof/>
        </w:rPr>
        <w:fldChar w:fldCharType="begin">
          <w:ffData>
            <w:name w:val="StateDeptName"/>
            <w:enabled/>
            <w:calcOnExit w:val="0"/>
            <w:statusText w:type="text" w:val="Principal Representative for the State: Department Name"/>
            <w:textInput>
              <w:default w:val="Department Name"/>
            </w:textInput>
          </w:ffData>
        </w:fldChar>
      </w:r>
      <w:bookmarkStart w:id="9" w:name="StateDeptName"/>
      <w:r w:rsidRPr="002D08CC">
        <w:rPr>
          <w:noProof/>
        </w:rPr>
        <w:instrText xml:space="preserve"> FORMTEXT </w:instrText>
      </w:r>
      <w:r w:rsidRPr="002D08CC">
        <w:rPr>
          <w:noProof/>
        </w:rPr>
      </w:r>
      <w:r w:rsidRPr="002D08CC">
        <w:rPr>
          <w:noProof/>
        </w:rPr>
        <w:fldChar w:fldCharType="separate"/>
      </w:r>
      <w:r w:rsidRPr="002D08CC">
        <w:rPr>
          <w:noProof/>
        </w:rPr>
        <w:t>Department Name</w:t>
      </w:r>
      <w:r w:rsidRPr="002D08CC">
        <w:rPr>
          <w:noProof/>
        </w:rPr>
        <w:fldChar w:fldCharType="end"/>
      </w:r>
      <w:bookmarkEnd w:id="9"/>
    </w:p>
    <w:p w14:paraId="33FDB0AF" w14:textId="77777777" w:rsidR="002D08CC" w:rsidRPr="002D08CC" w:rsidRDefault="002D08CC" w:rsidP="002D08CC">
      <w:pPr>
        <w:pStyle w:val="LeftJustifyField"/>
        <w:rPr>
          <w:noProof/>
        </w:rPr>
      </w:pPr>
      <w:r w:rsidRPr="002D08CC">
        <w:rPr>
          <w:noProof/>
        </w:rPr>
        <w:fldChar w:fldCharType="begin">
          <w:ffData>
            <w:name w:val="StateAddress1"/>
            <w:enabled/>
            <w:calcOnExit w:val="0"/>
            <w:statusText w:type="text" w:val="Principal Representative for the State: Address Line 1"/>
            <w:textInput>
              <w:default w:val="Address Line 1"/>
            </w:textInput>
          </w:ffData>
        </w:fldChar>
      </w:r>
      <w:bookmarkStart w:id="10" w:name="StateAddress1"/>
      <w:r w:rsidRPr="002D08CC">
        <w:rPr>
          <w:noProof/>
        </w:rPr>
        <w:instrText xml:space="preserve"> FORMTEXT </w:instrText>
      </w:r>
      <w:r w:rsidRPr="002D08CC">
        <w:rPr>
          <w:noProof/>
        </w:rPr>
      </w:r>
      <w:r w:rsidRPr="002D08CC">
        <w:rPr>
          <w:noProof/>
        </w:rPr>
        <w:fldChar w:fldCharType="separate"/>
      </w:r>
      <w:r w:rsidRPr="002D08CC">
        <w:rPr>
          <w:noProof/>
        </w:rPr>
        <w:t>Address Line 1</w:t>
      </w:r>
      <w:r w:rsidRPr="002D08CC">
        <w:rPr>
          <w:noProof/>
        </w:rPr>
        <w:fldChar w:fldCharType="end"/>
      </w:r>
      <w:bookmarkEnd w:id="10"/>
    </w:p>
    <w:p w14:paraId="266FFAA6" w14:textId="77777777" w:rsidR="002D08CC" w:rsidRPr="002D08CC" w:rsidRDefault="002D08CC" w:rsidP="002D08CC">
      <w:pPr>
        <w:pStyle w:val="LeftJustifyField"/>
        <w:rPr>
          <w:noProof/>
        </w:rPr>
      </w:pPr>
      <w:r w:rsidRPr="002D08CC">
        <w:rPr>
          <w:noProof/>
        </w:rPr>
        <w:fldChar w:fldCharType="begin">
          <w:ffData>
            <w:name w:val="StateAddress2"/>
            <w:enabled/>
            <w:calcOnExit w:val="0"/>
            <w:statusText w:type="text" w:val="Principal Representative for the State: Address Line 2"/>
            <w:textInput>
              <w:default w:val="Address Line 2"/>
            </w:textInput>
          </w:ffData>
        </w:fldChar>
      </w:r>
      <w:bookmarkStart w:id="11" w:name="StateAddress2"/>
      <w:r w:rsidRPr="002D08CC">
        <w:rPr>
          <w:noProof/>
        </w:rPr>
        <w:instrText xml:space="preserve"> FORMTEXT </w:instrText>
      </w:r>
      <w:r w:rsidRPr="002D08CC">
        <w:rPr>
          <w:noProof/>
        </w:rPr>
      </w:r>
      <w:r w:rsidRPr="002D08CC">
        <w:rPr>
          <w:noProof/>
        </w:rPr>
        <w:fldChar w:fldCharType="separate"/>
      </w:r>
      <w:r w:rsidRPr="002D08CC">
        <w:rPr>
          <w:noProof/>
        </w:rPr>
        <w:t>Address Line 2</w:t>
      </w:r>
      <w:r w:rsidRPr="002D08CC">
        <w:rPr>
          <w:noProof/>
        </w:rPr>
        <w:fldChar w:fldCharType="end"/>
      </w:r>
      <w:bookmarkEnd w:id="11"/>
    </w:p>
    <w:p w14:paraId="30EF7A50" w14:textId="77777777" w:rsidR="002D08CC" w:rsidRPr="002D08CC" w:rsidRDefault="002D08CC" w:rsidP="002D08CC">
      <w:pPr>
        <w:pStyle w:val="LeftJustifyField"/>
        <w:rPr>
          <w:noProof/>
        </w:rPr>
      </w:pPr>
      <w:r w:rsidRPr="002D08CC">
        <w:rPr>
          <w:noProof/>
        </w:rPr>
        <w:fldChar w:fldCharType="begin">
          <w:ffData>
            <w:name w:val="StateCity"/>
            <w:enabled/>
            <w:calcOnExit w:val="0"/>
            <w:statusText w:type="text" w:val="Principal Representative for the State: City"/>
            <w:textInput>
              <w:default w:val="City"/>
            </w:textInput>
          </w:ffData>
        </w:fldChar>
      </w:r>
      <w:bookmarkStart w:id="12" w:name="StateCity"/>
      <w:r w:rsidRPr="002D08CC">
        <w:rPr>
          <w:noProof/>
        </w:rPr>
        <w:instrText xml:space="preserve"> FORMTEXT </w:instrText>
      </w:r>
      <w:r w:rsidRPr="002D08CC">
        <w:rPr>
          <w:noProof/>
        </w:rPr>
      </w:r>
      <w:r w:rsidRPr="002D08CC">
        <w:rPr>
          <w:noProof/>
        </w:rPr>
        <w:fldChar w:fldCharType="separate"/>
      </w:r>
      <w:r w:rsidRPr="002D08CC">
        <w:rPr>
          <w:noProof/>
        </w:rPr>
        <w:t>City</w:t>
      </w:r>
      <w:r w:rsidRPr="002D08CC">
        <w:rPr>
          <w:noProof/>
        </w:rPr>
        <w:fldChar w:fldCharType="end"/>
      </w:r>
      <w:bookmarkEnd w:id="12"/>
      <w:r w:rsidRPr="002D08CC">
        <w:rPr>
          <w:noProof/>
        </w:rPr>
        <w:t xml:space="preserve">, </w:t>
      </w:r>
      <w:r w:rsidRPr="002D08CC">
        <w:rPr>
          <w:noProof/>
        </w:rPr>
        <w:fldChar w:fldCharType="begin">
          <w:ffData>
            <w:name w:val="StateState"/>
            <w:enabled/>
            <w:calcOnExit w:val="0"/>
            <w:statusText w:type="text" w:val="Principal Representative For the State: Address State"/>
            <w:textInput>
              <w:default w:val="State"/>
            </w:textInput>
          </w:ffData>
        </w:fldChar>
      </w:r>
      <w:bookmarkStart w:id="13" w:name="StateState"/>
      <w:r w:rsidRPr="002D08CC">
        <w:rPr>
          <w:noProof/>
        </w:rPr>
        <w:instrText xml:space="preserve"> FORMTEXT </w:instrText>
      </w:r>
      <w:r w:rsidRPr="002D08CC">
        <w:rPr>
          <w:noProof/>
        </w:rPr>
      </w:r>
      <w:r w:rsidRPr="002D08CC">
        <w:rPr>
          <w:noProof/>
        </w:rPr>
        <w:fldChar w:fldCharType="separate"/>
      </w:r>
      <w:r w:rsidRPr="002D08CC">
        <w:rPr>
          <w:noProof/>
        </w:rPr>
        <w:t>State</w:t>
      </w:r>
      <w:r w:rsidRPr="002D08CC">
        <w:rPr>
          <w:noProof/>
        </w:rPr>
        <w:fldChar w:fldCharType="end"/>
      </w:r>
      <w:bookmarkEnd w:id="13"/>
      <w:r w:rsidRPr="002D08CC">
        <w:rPr>
          <w:noProof/>
        </w:rPr>
        <w:t xml:space="preserve"> </w:t>
      </w:r>
      <w:r w:rsidRPr="002D08CC">
        <w:rPr>
          <w:noProof/>
        </w:rPr>
        <w:fldChar w:fldCharType="begin">
          <w:ffData>
            <w:name w:val="StateZIP"/>
            <w:enabled/>
            <w:calcOnExit w:val="0"/>
            <w:statusText w:type="text" w:val="Principal Representative for the State: ZIP code"/>
            <w:textInput>
              <w:default w:val="ZIP"/>
            </w:textInput>
          </w:ffData>
        </w:fldChar>
      </w:r>
      <w:bookmarkStart w:id="14" w:name="StateZIP"/>
      <w:r w:rsidRPr="002D08CC">
        <w:rPr>
          <w:noProof/>
        </w:rPr>
        <w:instrText xml:space="preserve"> FORMTEXT </w:instrText>
      </w:r>
      <w:r w:rsidRPr="002D08CC">
        <w:rPr>
          <w:noProof/>
        </w:rPr>
      </w:r>
      <w:r w:rsidRPr="002D08CC">
        <w:rPr>
          <w:noProof/>
        </w:rPr>
        <w:fldChar w:fldCharType="separate"/>
      </w:r>
      <w:r w:rsidRPr="002D08CC">
        <w:rPr>
          <w:noProof/>
        </w:rPr>
        <w:t>ZIP</w:t>
      </w:r>
      <w:r w:rsidRPr="002D08CC">
        <w:rPr>
          <w:noProof/>
        </w:rPr>
        <w:fldChar w:fldCharType="end"/>
      </w:r>
      <w:bookmarkEnd w:id="14"/>
    </w:p>
    <w:p w14:paraId="6E3417E4" w14:textId="77777777" w:rsidR="002D08CC" w:rsidRPr="002D08CC" w:rsidRDefault="002D08CC" w:rsidP="002D08CC">
      <w:pPr>
        <w:pStyle w:val="LeftJustifyField"/>
        <w:rPr>
          <w:noProof/>
        </w:rPr>
      </w:pPr>
      <w:r w:rsidRPr="002D08CC">
        <w:rPr>
          <w:noProof/>
        </w:rPr>
        <w:fldChar w:fldCharType="begin">
          <w:ffData>
            <w:name w:val="StateEmail"/>
            <w:enabled/>
            <w:calcOnExit w:val="0"/>
            <w:statusText w:type="text" w:val="Principal Representative for the State: Email"/>
            <w:textInput>
              <w:default w:val="Email"/>
            </w:textInput>
          </w:ffData>
        </w:fldChar>
      </w:r>
      <w:bookmarkStart w:id="15" w:name="StateEmail"/>
      <w:r w:rsidRPr="002D08CC">
        <w:rPr>
          <w:noProof/>
        </w:rPr>
        <w:instrText xml:space="preserve"> FORMTEXT </w:instrText>
      </w:r>
      <w:r w:rsidRPr="002D08CC">
        <w:rPr>
          <w:noProof/>
        </w:rPr>
      </w:r>
      <w:r w:rsidRPr="002D08CC">
        <w:rPr>
          <w:noProof/>
        </w:rPr>
        <w:fldChar w:fldCharType="separate"/>
      </w:r>
      <w:r w:rsidRPr="002D08CC">
        <w:rPr>
          <w:noProof/>
        </w:rPr>
        <w:t>Email</w:t>
      </w:r>
      <w:r w:rsidRPr="002D08CC">
        <w:rPr>
          <w:noProof/>
        </w:rPr>
        <w:fldChar w:fldCharType="end"/>
      </w:r>
      <w:bookmarkEnd w:id="15"/>
    </w:p>
    <w:p w14:paraId="5F8574F2" w14:textId="77777777" w:rsidR="002D08CC" w:rsidRPr="002D08CC" w:rsidRDefault="002D08CC" w:rsidP="002D08CC">
      <w:pPr>
        <w:jc w:val="both"/>
        <w:rPr>
          <w:spacing w:val="-3"/>
          <w:szCs w:val="20"/>
          <w:u w:val="single"/>
        </w:rPr>
      </w:pPr>
      <w:r w:rsidRPr="002D08CC">
        <w:rPr>
          <w:spacing w:val="-3"/>
          <w:szCs w:val="20"/>
          <w:u w:val="single"/>
        </w:rPr>
        <w:br w:type="column"/>
      </w:r>
      <w:r w:rsidRPr="002D08CC">
        <w:rPr>
          <w:spacing w:val="-3"/>
          <w:szCs w:val="20"/>
          <w:u w:val="single"/>
        </w:rPr>
        <w:t>For Contractor:</w:t>
      </w:r>
    </w:p>
    <w:p w14:paraId="1DE45024" w14:textId="77777777" w:rsidR="002D08CC" w:rsidRPr="002D08CC" w:rsidRDefault="002D08CC" w:rsidP="002D08CC">
      <w:pPr>
        <w:pStyle w:val="LeftJustifyField"/>
        <w:rPr>
          <w:noProof/>
        </w:rPr>
      </w:pPr>
      <w:r w:rsidRPr="002D08CC">
        <w:rPr>
          <w:noProof/>
        </w:rPr>
        <w:fldChar w:fldCharType="begin">
          <w:ffData>
            <w:name w:val="ContractorName"/>
            <w:enabled/>
            <w:calcOnExit w:val="0"/>
            <w:statusText w:type="text" w:val="Principal Representative for Contractor: Name"/>
            <w:textInput>
              <w:default w:val="Name"/>
            </w:textInput>
          </w:ffData>
        </w:fldChar>
      </w:r>
      <w:bookmarkStart w:id="16" w:name="ContractorName"/>
      <w:r w:rsidRPr="002D08CC">
        <w:rPr>
          <w:noProof/>
        </w:rPr>
        <w:instrText xml:space="preserve"> FORMTEXT </w:instrText>
      </w:r>
      <w:r w:rsidRPr="002D08CC">
        <w:rPr>
          <w:noProof/>
        </w:rPr>
      </w:r>
      <w:r w:rsidRPr="002D08CC">
        <w:rPr>
          <w:noProof/>
        </w:rPr>
        <w:fldChar w:fldCharType="separate"/>
      </w:r>
      <w:r w:rsidRPr="002D08CC">
        <w:rPr>
          <w:noProof/>
        </w:rPr>
        <w:t>Name</w:t>
      </w:r>
      <w:r w:rsidRPr="002D08CC">
        <w:rPr>
          <w:noProof/>
        </w:rPr>
        <w:fldChar w:fldCharType="end"/>
      </w:r>
      <w:bookmarkEnd w:id="16"/>
    </w:p>
    <w:p w14:paraId="5AE341F4" w14:textId="77777777" w:rsidR="002D08CC" w:rsidRPr="002D08CC" w:rsidRDefault="002D08CC" w:rsidP="002D08CC">
      <w:pPr>
        <w:pStyle w:val="LeftJustifyField"/>
        <w:rPr>
          <w:noProof/>
        </w:rPr>
      </w:pPr>
      <w:r w:rsidRPr="002D08CC">
        <w:rPr>
          <w:noProof/>
        </w:rPr>
        <w:fldChar w:fldCharType="begin">
          <w:ffData>
            <w:name w:val="ContractorCompany"/>
            <w:enabled/>
            <w:calcOnExit w:val="0"/>
            <w:statusText w:type="text" w:val="Principal Representative for Contractor: Company Name"/>
            <w:textInput>
              <w:default w:val="Company Name"/>
            </w:textInput>
          </w:ffData>
        </w:fldChar>
      </w:r>
      <w:bookmarkStart w:id="17" w:name="ContractorCompany"/>
      <w:r w:rsidRPr="002D08CC">
        <w:rPr>
          <w:noProof/>
        </w:rPr>
        <w:instrText xml:space="preserve"> FORMTEXT </w:instrText>
      </w:r>
      <w:r w:rsidRPr="002D08CC">
        <w:rPr>
          <w:noProof/>
        </w:rPr>
      </w:r>
      <w:r w:rsidRPr="002D08CC">
        <w:rPr>
          <w:noProof/>
        </w:rPr>
        <w:fldChar w:fldCharType="separate"/>
      </w:r>
      <w:r w:rsidRPr="002D08CC">
        <w:rPr>
          <w:noProof/>
        </w:rPr>
        <w:t>Company Name</w:t>
      </w:r>
      <w:r w:rsidRPr="002D08CC">
        <w:rPr>
          <w:noProof/>
        </w:rPr>
        <w:fldChar w:fldCharType="end"/>
      </w:r>
      <w:bookmarkEnd w:id="17"/>
    </w:p>
    <w:p w14:paraId="5B66156A" w14:textId="77777777" w:rsidR="002D08CC" w:rsidRPr="002D08CC" w:rsidRDefault="002D08CC" w:rsidP="002D08CC">
      <w:pPr>
        <w:pStyle w:val="LeftJustifyField"/>
        <w:rPr>
          <w:noProof/>
        </w:rPr>
      </w:pPr>
      <w:r w:rsidRPr="002D08CC">
        <w:rPr>
          <w:noProof/>
        </w:rPr>
        <w:fldChar w:fldCharType="begin">
          <w:ffData>
            <w:name w:val="ContractorAddress1"/>
            <w:enabled/>
            <w:calcOnExit w:val="0"/>
            <w:statusText w:type="text" w:val="Principal Representative for Contractor: Address Line 1"/>
            <w:textInput>
              <w:default w:val="Address Line 1"/>
            </w:textInput>
          </w:ffData>
        </w:fldChar>
      </w:r>
      <w:bookmarkStart w:id="18" w:name="ContractorAddress1"/>
      <w:r w:rsidRPr="002D08CC">
        <w:rPr>
          <w:noProof/>
        </w:rPr>
        <w:instrText xml:space="preserve"> FORMTEXT </w:instrText>
      </w:r>
      <w:r w:rsidRPr="002D08CC">
        <w:rPr>
          <w:noProof/>
        </w:rPr>
      </w:r>
      <w:r w:rsidRPr="002D08CC">
        <w:rPr>
          <w:noProof/>
        </w:rPr>
        <w:fldChar w:fldCharType="separate"/>
      </w:r>
      <w:r w:rsidRPr="002D08CC">
        <w:rPr>
          <w:noProof/>
        </w:rPr>
        <w:t>Address Line 1</w:t>
      </w:r>
      <w:r w:rsidRPr="002D08CC">
        <w:rPr>
          <w:noProof/>
        </w:rPr>
        <w:fldChar w:fldCharType="end"/>
      </w:r>
      <w:bookmarkEnd w:id="18"/>
    </w:p>
    <w:p w14:paraId="7650734C" w14:textId="77777777" w:rsidR="002D08CC" w:rsidRPr="002D08CC" w:rsidRDefault="002D08CC" w:rsidP="002D08CC">
      <w:pPr>
        <w:pStyle w:val="LeftJustifyField"/>
        <w:rPr>
          <w:noProof/>
        </w:rPr>
      </w:pPr>
      <w:r w:rsidRPr="002D08CC">
        <w:rPr>
          <w:noProof/>
        </w:rPr>
        <w:fldChar w:fldCharType="begin">
          <w:ffData>
            <w:name w:val="ContractorAddress2"/>
            <w:enabled/>
            <w:calcOnExit w:val="0"/>
            <w:statusText w:type="text" w:val="Principal Representative for Contractor: Address Line 2"/>
            <w:textInput>
              <w:default w:val="Address Line 2"/>
            </w:textInput>
          </w:ffData>
        </w:fldChar>
      </w:r>
      <w:bookmarkStart w:id="19" w:name="ContractorAddress2"/>
      <w:r w:rsidRPr="002D08CC">
        <w:rPr>
          <w:noProof/>
        </w:rPr>
        <w:instrText xml:space="preserve"> FORMTEXT </w:instrText>
      </w:r>
      <w:r w:rsidRPr="002D08CC">
        <w:rPr>
          <w:noProof/>
        </w:rPr>
      </w:r>
      <w:r w:rsidRPr="002D08CC">
        <w:rPr>
          <w:noProof/>
        </w:rPr>
        <w:fldChar w:fldCharType="separate"/>
      </w:r>
      <w:r w:rsidRPr="002D08CC">
        <w:rPr>
          <w:noProof/>
        </w:rPr>
        <w:t>Address Line 2</w:t>
      </w:r>
      <w:r w:rsidRPr="002D08CC">
        <w:rPr>
          <w:noProof/>
        </w:rPr>
        <w:fldChar w:fldCharType="end"/>
      </w:r>
      <w:bookmarkEnd w:id="19"/>
    </w:p>
    <w:p w14:paraId="07642B1D" w14:textId="77777777" w:rsidR="002D08CC" w:rsidRPr="002D08CC" w:rsidRDefault="002D08CC" w:rsidP="002D08CC">
      <w:pPr>
        <w:pStyle w:val="LeftJustifyField"/>
        <w:rPr>
          <w:noProof/>
        </w:rPr>
      </w:pPr>
      <w:r w:rsidRPr="002D08CC">
        <w:rPr>
          <w:noProof/>
        </w:rPr>
        <w:fldChar w:fldCharType="begin">
          <w:ffData>
            <w:name w:val="ContractorCity"/>
            <w:enabled/>
            <w:calcOnExit w:val="0"/>
            <w:statusText w:type="text" w:val="Principal Representative for Contractor: City"/>
            <w:textInput>
              <w:default w:val="City"/>
            </w:textInput>
          </w:ffData>
        </w:fldChar>
      </w:r>
      <w:bookmarkStart w:id="20" w:name="ContractorCity"/>
      <w:r w:rsidRPr="002D08CC">
        <w:rPr>
          <w:noProof/>
        </w:rPr>
        <w:instrText xml:space="preserve"> FORMTEXT </w:instrText>
      </w:r>
      <w:r w:rsidRPr="002D08CC">
        <w:rPr>
          <w:noProof/>
        </w:rPr>
      </w:r>
      <w:r w:rsidRPr="002D08CC">
        <w:rPr>
          <w:noProof/>
        </w:rPr>
        <w:fldChar w:fldCharType="separate"/>
      </w:r>
      <w:r w:rsidRPr="002D08CC">
        <w:rPr>
          <w:noProof/>
        </w:rPr>
        <w:t>City</w:t>
      </w:r>
      <w:r w:rsidRPr="002D08CC">
        <w:rPr>
          <w:noProof/>
        </w:rPr>
        <w:fldChar w:fldCharType="end"/>
      </w:r>
      <w:bookmarkEnd w:id="20"/>
      <w:r w:rsidRPr="002D08CC">
        <w:rPr>
          <w:noProof/>
        </w:rPr>
        <w:t xml:space="preserve">, </w:t>
      </w:r>
      <w:r w:rsidRPr="002D08CC">
        <w:rPr>
          <w:noProof/>
        </w:rPr>
        <w:fldChar w:fldCharType="begin">
          <w:ffData>
            <w:name w:val="ContractorState"/>
            <w:enabled/>
            <w:calcOnExit w:val="0"/>
            <w:statusText w:type="text" w:val="Principal Representative for Contractor: State"/>
            <w:textInput>
              <w:default w:val="State"/>
            </w:textInput>
          </w:ffData>
        </w:fldChar>
      </w:r>
      <w:bookmarkStart w:id="21" w:name="ContractorState"/>
      <w:r w:rsidRPr="002D08CC">
        <w:rPr>
          <w:noProof/>
        </w:rPr>
        <w:instrText xml:space="preserve"> FORMTEXT </w:instrText>
      </w:r>
      <w:r w:rsidRPr="002D08CC">
        <w:rPr>
          <w:noProof/>
        </w:rPr>
      </w:r>
      <w:r w:rsidRPr="002D08CC">
        <w:rPr>
          <w:noProof/>
        </w:rPr>
        <w:fldChar w:fldCharType="separate"/>
      </w:r>
      <w:r w:rsidRPr="002D08CC">
        <w:rPr>
          <w:noProof/>
        </w:rPr>
        <w:t>State</w:t>
      </w:r>
      <w:r w:rsidRPr="002D08CC">
        <w:rPr>
          <w:noProof/>
        </w:rPr>
        <w:fldChar w:fldCharType="end"/>
      </w:r>
      <w:bookmarkEnd w:id="21"/>
      <w:r w:rsidRPr="002D08CC">
        <w:rPr>
          <w:noProof/>
        </w:rPr>
        <w:t xml:space="preserve"> </w:t>
      </w:r>
      <w:r w:rsidRPr="002D08CC">
        <w:rPr>
          <w:noProof/>
        </w:rPr>
        <w:fldChar w:fldCharType="begin">
          <w:ffData>
            <w:name w:val="ContractorZIP"/>
            <w:enabled/>
            <w:calcOnExit w:val="0"/>
            <w:statusText w:type="text" w:val="Principal Representative for Contractor: ZIP code"/>
            <w:textInput>
              <w:default w:val="ZIP"/>
            </w:textInput>
          </w:ffData>
        </w:fldChar>
      </w:r>
      <w:bookmarkStart w:id="22" w:name="ContractorZIP"/>
      <w:r w:rsidRPr="002D08CC">
        <w:rPr>
          <w:noProof/>
        </w:rPr>
        <w:instrText xml:space="preserve"> FORMTEXT </w:instrText>
      </w:r>
      <w:r w:rsidRPr="002D08CC">
        <w:rPr>
          <w:noProof/>
        </w:rPr>
      </w:r>
      <w:r w:rsidRPr="002D08CC">
        <w:rPr>
          <w:noProof/>
        </w:rPr>
        <w:fldChar w:fldCharType="separate"/>
      </w:r>
      <w:r w:rsidRPr="002D08CC">
        <w:rPr>
          <w:noProof/>
        </w:rPr>
        <w:t>ZIP</w:t>
      </w:r>
      <w:r w:rsidRPr="002D08CC">
        <w:rPr>
          <w:noProof/>
        </w:rPr>
        <w:fldChar w:fldCharType="end"/>
      </w:r>
      <w:bookmarkEnd w:id="22"/>
    </w:p>
    <w:p w14:paraId="28D6BECB" w14:textId="77777777" w:rsidR="002D08CC" w:rsidRPr="002D08CC" w:rsidRDefault="002D08CC" w:rsidP="002D08CC">
      <w:pPr>
        <w:pStyle w:val="LeftJustifyField"/>
      </w:pPr>
      <w:r w:rsidRPr="002D08CC">
        <w:rPr>
          <w:noProof/>
        </w:rPr>
        <w:fldChar w:fldCharType="begin">
          <w:ffData>
            <w:name w:val="ContractorEmail"/>
            <w:enabled/>
            <w:calcOnExit w:val="0"/>
            <w:statusText w:type="text" w:val="Principal Representative for Contractor: Email"/>
            <w:textInput>
              <w:default w:val="Email"/>
            </w:textInput>
          </w:ffData>
        </w:fldChar>
      </w:r>
      <w:bookmarkStart w:id="23" w:name="ContractorEmail"/>
      <w:r w:rsidRPr="002D08CC">
        <w:rPr>
          <w:noProof/>
        </w:rPr>
        <w:instrText xml:space="preserve"> FORMTEXT </w:instrText>
      </w:r>
      <w:r w:rsidRPr="002D08CC">
        <w:rPr>
          <w:noProof/>
        </w:rPr>
      </w:r>
      <w:r w:rsidRPr="002D08CC">
        <w:rPr>
          <w:noProof/>
        </w:rPr>
        <w:fldChar w:fldCharType="separate"/>
      </w:r>
      <w:r w:rsidRPr="002D08CC">
        <w:rPr>
          <w:noProof/>
        </w:rPr>
        <w:t>Email</w:t>
      </w:r>
      <w:r w:rsidRPr="002D08CC">
        <w:rPr>
          <w:noProof/>
        </w:rPr>
        <w:fldChar w:fldCharType="end"/>
      </w:r>
      <w:bookmarkEnd w:id="23"/>
    </w:p>
    <w:p w14:paraId="5162419E" w14:textId="77777777" w:rsidR="002D08CC" w:rsidRPr="002D08CC" w:rsidRDefault="002D08CC" w:rsidP="002D08CC">
      <w:pPr>
        <w:ind w:left="360"/>
        <w:jc w:val="both"/>
        <w:rPr>
          <w:spacing w:val="-3"/>
          <w:szCs w:val="20"/>
          <w:u w:val="single"/>
        </w:rPr>
      </w:pPr>
    </w:p>
    <w:p w14:paraId="417C3C5D" w14:textId="77777777" w:rsidR="002D08CC" w:rsidRPr="002D08CC" w:rsidRDefault="002D08CC" w:rsidP="002D08CC">
      <w:pPr>
        <w:ind w:left="360"/>
        <w:jc w:val="both"/>
        <w:rPr>
          <w:spacing w:val="-3"/>
          <w:szCs w:val="20"/>
          <w:u w:val="single"/>
        </w:rPr>
        <w:sectPr w:rsidR="002D08CC" w:rsidRPr="002D08CC" w:rsidSect="002D08CC">
          <w:type w:val="continuous"/>
          <w:pgSz w:w="12240" w:h="15840"/>
          <w:pgMar w:top="1440" w:right="1440" w:bottom="1440" w:left="1440" w:header="720" w:footer="720" w:gutter="0"/>
          <w:cols w:num="2" w:space="720"/>
        </w:sectPr>
      </w:pPr>
    </w:p>
    <w:p w14:paraId="5624A030" w14:textId="698EF04D" w:rsidR="002D08CC" w:rsidRPr="002D08CC" w:rsidRDefault="002D08CC" w:rsidP="002D08CC">
      <w:pPr>
        <w:rPr>
          <w:rFonts w:cs="Calibri"/>
          <w:color w:val="000000"/>
          <w:szCs w:val="22"/>
        </w:rPr>
      </w:pPr>
      <w:r>
        <w:t>ATTACHMENT 1: The General Conditions of the Contractor’s Design/Bid/Build (D/B/B) Agreement (SC-6.23)</w:t>
      </w:r>
    </w:p>
    <w:p w14:paraId="56223A90" w14:textId="77777777" w:rsidR="002D08CC" w:rsidRPr="002D08CC" w:rsidRDefault="002D08CC" w:rsidP="002D08CC">
      <w:pPr>
        <w:ind w:left="360"/>
        <w:jc w:val="both"/>
        <w:rPr>
          <w:spacing w:val="-3"/>
          <w:szCs w:val="20"/>
          <w:u w:val="single"/>
        </w:rPr>
        <w:sectPr w:rsidR="002D08CC" w:rsidRPr="002D08CC" w:rsidSect="002D08CC">
          <w:type w:val="continuous"/>
          <w:pgSz w:w="12240" w:h="15840"/>
          <w:pgMar w:top="1440" w:right="1440" w:bottom="1440" w:left="1440" w:header="720" w:footer="720" w:gutter="0"/>
          <w:cols w:space="720"/>
        </w:sectPr>
      </w:pPr>
    </w:p>
    <w:p w14:paraId="7761A4F2" w14:textId="77777777" w:rsidR="00A77B3E" w:rsidRPr="00046A23" w:rsidRDefault="00B55654" w:rsidP="007F7EEB">
      <w:pPr>
        <w:rPr>
          <w:b/>
        </w:rPr>
      </w:pPr>
      <w:r w:rsidRPr="00046A23">
        <w:rPr>
          <w:b/>
        </w:rPr>
        <w:lastRenderedPageBreak/>
        <w:t>STATE OF COLORADO</w:t>
      </w:r>
    </w:p>
    <w:p w14:paraId="7801CC20" w14:textId="77777777" w:rsidR="00A77B3E" w:rsidRPr="00046A23" w:rsidRDefault="00B55654" w:rsidP="007F7EEB">
      <w:pPr>
        <w:rPr>
          <w:b/>
        </w:rPr>
      </w:pPr>
      <w:r w:rsidRPr="00046A23">
        <w:rPr>
          <w:b/>
        </w:rPr>
        <w:t>OFFICE OF THE STATE ARCHITECT</w:t>
      </w:r>
    </w:p>
    <w:p w14:paraId="7800DD56" w14:textId="77777777" w:rsidR="00A77B3E" w:rsidRPr="00046A23" w:rsidRDefault="00B55654" w:rsidP="007F7EEB">
      <w:pPr>
        <w:rPr>
          <w:b/>
        </w:rPr>
      </w:pPr>
      <w:r w:rsidRPr="00046A23">
        <w:rPr>
          <w:b/>
        </w:rPr>
        <w:t>STATE BUILDINGS PROGRAM</w:t>
      </w:r>
    </w:p>
    <w:p w14:paraId="065F0D95" w14:textId="77777777" w:rsidR="00A77B3E" w:rsidRPr="00046A23" w:rsidRDefault="00B55654" w:rsidP="009F6973">
      <w:pPr>
        <w:spacing w:before="120"/>
        <w:rPr>
          <w:b/>
          <w:i/>
          <w:iCs/>
        </w:rPr>
      </w:pPr>
      <w:r w:rsidRPr="00046A23">
        <w:rPr>
          <w:b/>
        </w:rPr>
        <w:t xml:space="preserve">CONTRACTOR'S DESIGN/BID/BUILD AGREEMENT </w:t>
      </w:r>
    </w:p>
    <w:p w14:paraId="0798D01E" w14:textId="77777777" w:rsidR="00A77B3E" w:rsidRDefault="00B55654" w:rsidP="007F7EEB">
      <w:r>
        <w:t>(STATE FORM SC-6.21)</w:t>
      </w:r>
    </w:p>
    <w:p w14:paraId="0117F09B" w14:textId="1673CCAE" w:rsidR="00A77B3E" w:rsidRPr="00146B32" w:rsidRDefault="00B55654" w:rsidP="009F6973">
      <w:pPr>
        <w:tabs>
          <w:tab w:val="right" w:leader="dot" w:pos="9360"/>
        </w:tabs>
        <w:spacing w:before="120"/>
        <w:rPr>
          <w:b/>
        </w:rPr>
      </w:pPr>
      <w:r w:rsidRPr="00146B32">
        <w:rPr>
          <w:b/>
        </w:rPr>
        <w:t>TABLE OF CONTENTS…</w:t>
      </w:r>
      <w:r w:rsidR="00146B32" w:rsidRPr="00146B32">
        <w:rPr>
          <w:b/>
        </w:rPr>
        <w:tab/>
      </w:r>
      <w:r w:rsidRPr="00146B32">
        <w:rPr>
          <w:b/>
        </w:rPr>
        <w:t>Page</w:t>
      </w:r>
    </w:p>
    <w:p w14:paraId="0E760FB3" w14:textId="76A1DA6A" w:rsidR="00A77B3E" w:rsidRDefault="00B55654" w:rsidP="003A6A5E">
      <w:pPr>
        <w:tabs>
          <w:tab w:val="right" w:pos="9360"/>
        </w:tabs>
      </w:pPr>
      <w:r>
        <w:t>Table of Contents for the entire Agreement is located in THE GENERAL CONDITIONS OF THE CONTRACTOR’S DESIGN/BID/BUILD (D/B/B) AGREEMENT (SC-6.23)</w:t>
      </w:r>
    </w:p>
    <w:p w14:paraId="3A451C47" w14:textId="77777777" w:rsidR="009F6973" w:rsidRDefault="009F6973" w:rsidP="007F7EEB"/>
    <w:p w14:paraId="4F74A50C" w14:textId="6BB02FC8" w:rsidR="00A375BA" w:rsidRDefault="00B567B1">
      <w:pPr>
        <w:pStyle w:val="TOC1"/>
        <w:rPr>
          <w:rFonts w:asciiTheme="minorHAnsi" w:eastAsiaTheme="minorEastAsia" w:hAnsiTheme="minorHAnsi" w:cstheme="minorBidi"/>
          <w:b w:val="0"/>
          <w:kern w:val="2"/>
          <w14:ligatures w14:val="standardContextual"/>
        </w:rPr>
      </w:pPr>
      <w:r>
        <w:fldChar w:fldCharType="begin"/>
      </w:r>
      <w:r>
        <w:instrText xml:space="preserve"> TOC \o "1-2" \h \z \t "Signature Page,1,Recitals,1,EXHIBIT,1" </w:instrText>
      </w:r>
      <w:r>
        <w:fldChar w:fldCharType="separate"/>
      </w:r>
      <w:hyperlink w:anchor="_Toc210059820" w:history="1">
        <w:r w:rsidR="00A375BA" w:rsidRPr="008F7B82">
          <w:rPr>
            <w:rStyle w:val="Hyperlink"/>
            <w:rFonts w:eastAsia="Calibri"/>
          </w:rPr>
          <w:t>SIGNATURE PAGE</w:t>
        </w:r>
        <w:r w:rsidR="00A375BA">
          <w:rPr>
            <w:webHidden/>
          </w:rPr>
          <w:tab/>
        </w:r>
        <w:r w:rsidR="00A375BA">
          <w:rPr>
            <w:webHidden/>
          </w:rPr>
          <w:fldChar w:fldCharType="begin"/>
        </w:r>
        <w:r w:rsidR="00A375BA">
          <w:rPr>
            <w:webHidden/>
          </w:rPr>
          <w:instrText xml:space="preserve"> PAGEREF _Toc210059820 \h </w:instrText>
        </w:r>
        <w:r w:rsidR="00A375BA">
          <w:rPr>
            <w:webHidden/>
          </w:rPr>
        </w:r>
        <w:r w:rsidR="00A375BA">
          <w:rPr>
            <w:webHidden/>
          </w:rPr>
          <w:fldChar w:fldCharType="separate"/>
        </w:r>
        <w:r w:rsidR="00A375BA">
          <w:rPr>
            <w:webHidden/>
          </w:rPr>
          <w:t>1</w:t>
        </w:r>
        <w:r w:rsidR="00A375BA">
          <w:rPr>
            <w:webHidden/>
          </w:rPr>
          <w:fldChar w:fldCharType="end"/>
        </w:r>
      </w:hyperlink>
    </w:p>
    <w:p w14:paraId="48EC9447" w14:textId="06E4BF3F" w:rsidR="00A375BA" w:rsidRDefault="00A375BA">
      <w:pPr>
        <w:pStyle w:val="TOC1"/>
        <w:rPr>
          <w:rFonts w:asciiTheme="minorHAnsi" w:eastAsiaTheme="minorEastAsia" w:hAnsiTheme="minorHAnsi" w:cstheme="minorBidi"/>
          <w:b w:val="0"/>
          <w:kern w:val="2"/>
          <w14:ligatures w14:val="standardContextual"/>
        </w:rPr>
      </w:pPr>
      <w:hyperlink w:anchor="_Toc210059821" w:history="1">
        <w:r w:rsidRPr="008F7B82">
          <w:rPr>
            <w:rStyle w:val="Hyperlink"/>
          </w:rPr>
          <w:t>RECITALS:</w:t>
        </w:r>
        <w:r>
          <w:rPr>
            <w:webHidden/>
          </w:rPr>
          <w:tab/>
        </w:r>
        <w:r>
          <w:rPr>
            <w:webHidden/>
          </w:rPr>
          <w:fldChar w:fldCharType="begin"/>
        </w:r>
        <w:r>
          <w:rPr>
            <w:webHidden/>
          </w:rPr>
          <w:instrText xml:space="preserve"> PAGEREF _Toc210059821 \h </w:instrText>
        </w:r>
        <w:r>
          <w:rPr>
            <w:webHidden/>
          </w:rPr>
        </w:r>
        <w:r>
          <w:rPr>
            <w:webHidden/>
          </w:rPr>
          <w:fldChar w:fldCharType="separate"/>
        </w:r>
        <w:r>
          <w:rPr>
            <w:webHidden/>
          </w:rPr>
          <w:t>2</w:t>
        </w:r>
        <w:r>
          <w:rPr>
            <w:webHidden/>
          </w:rPr>
          <w:fldChar w:fldCharType="end"/>
        </w:r>
      </w:hyperlink>
    </w:p>
    <w:p w14:paraId="3701363E" w14:textId="09FD8B39" w:rsidR="00A375BA" w:rsidRDefault="00A375BA">
      <w:pPr>
        <w:pStyle w:val="TOC1"/>
        <w:rPr>
          <w:rFonts w:asciiTheme="minorHAnsi" w:eastAsiaTheme="minorEastAsia" w:hAnsiTheme="minorHAnsi" w:cstheme="minorBidi"/>
          <w:b w:val="0"/>
          <w:kern w:val="2"/>
          <w14:ligatures w14:val="standardContextual"/>
        </w:rPr>
      </w:pPr>
      <w:hyperlink w:anchor="_Toc210059822" w:history="1">
        <w:r w:rsidRPr="008F7B82">
          <w:rPr>
            <w:rStyle w:val="Hyperlink"/>
          </w:rPr>
          <w:t>1</w:t>
        </w:r>
        <w:r>
          <w:rPr>
            <w:rFonts w:asciiTheme="minorHAnsi" w:eastAsiaTheme="minorEastAsia" w:hAnsiTheme="minorHAnsi" w:cstheme="minorBidi"/>
            <w:b w:val="0"/>
            <w:kern w:val="2"/>
            <w14:ligatures w14:val="standardContextual"/>
          </w:rPr>
          <w:tab/>
        </w:r>
        <w:r w:rsidRPr="008F7B82">
          <w:rPr>
            <w:rStyle w:val="Hyperlink"/>
          </w:rPr>
          <w:t>ARTICLE 1   PERFORMANCE OF THE WORK</w:t>
        </w:r>
        <w:r>
          <w:rPr>
            <w:webHidden/>
          </w:rPr>
          <w:tab/>
        </w:r>
        <w:r>
          <w:rPr>
            <w:webHidden/>
          </w:rPr>
          <w:fldChar w:fldCharType="begin"/>
        </w:r>
        <w:r>
          <w:rPr>
            <w:webHidden/>
          </w:rPr>
          <w:instrText xml:space="preserve"> PAGEREF _Toc210059822 \h </w:instrText>
        </w:r>
        <w:r>
          <w:rPr>
            <w:webHidden/>
          </w:rPr>
        </w:r>
        <w:r>
          <w:rPr>
            <w:webHidden/>
          </w:rPr>
          <w:fldChar w:fldCharType="separate"/>
        </w:r>
        <w:r>
          <w:rPr>
            <w:webHidden/>
          </w:rPr>
          <w:t>3</w:t>
        </w:r>
        <w:r>
          <w:rPr>
            <w:webHidden/>
          </w:rPr>
          <w:fldChar w:fldCharType="end"/>
        </w:r>
      </w:hyperlink>
    </w:p>
    <w:p w14:paraId="448AC92E" w14:textId="57E10C87" w:rsidR="00A375BA" w:rsidRDefault="00A375BA">
      <w:pPr>
        <w:pStyle w:val="TOC1"/>
        <w:rPr>
          <w:rFonts w:asciiTheme="minorHAnsi" w:eastAsiaTheme="minorEastAsia" w:hAnsiTheme="minorHAnsi" w:cstheme="minorBidi"/>
          <w:b w:val="0"/>
          <w:kern w:val="2"/>
          <w14:ligatures w14:val="standardContextual"/>
        </w:rPr>
      </w:pPr>
      <w:hyperlink w:anchor="_Toc210059823" w:history="1">
        <w:r w:rsidRPr="008F7B82">
          <w:rPr>
            <w:rStyle w:val="Hyperlink"/>
          </w:rPr>
          <w:t>2</w:t>
        </w:r>
        <w:r>
          <w:rPr>
            <w:rFonts w:asciiTheme="minorHAnsi" w:eastAsiaTheme="minorEastAsia" w:hAnsiTheme="minorHAnsi" w:cstheme="minorBidi"/>
            <w:b w:val="0"/>
            <w:kern w:val="2"/>
            <w14:ligatures w14:val="standardContextual"/>
          </w:rPr>
          <w:tab/>
        </w:r>
        <w:r w:rsidRPr="008F7B82">
          <w:rPr>
            <w:rStyle w:val="Hyperlink"/>
          </w:rPr>
          <w:t>ARTICLE 2   PROVISIONS OF THE CONTRACT DOCUMENTS</w:t>
        </w:r>
        <w:r>
          <w:rPr>
            <w:webHidden/>
          </w:rPr>
          <w:tab/>
        </w:r>
        <w:r>
          <w:rPr>
            <w:webHidden/>
          </w:rPr>
          <w:fldChar w:fldCharType="begin"/>
        </w:r>
        <w:r>
          <w:rPr>
            <w:webHidden/>
          </w:rPr>
          <w:instrText xml:space="preserve"> PAGEREF _Toc210059823 \h </w:instrText>
        </w:r>
        <w:r>
          <w:rPr>
            <w:webHidden/>
          </w:rPr>
        </w:r>
        <w:r>
          <w:rPr>
            <w:webHidden/>
          </w:rPr>
          <w:fldChar w:fldCharType="separate"/>
        </w:r>
        <w:r>
          <w:rPr>
            <w:webHidden/>
          </w:rPr>
          <w:t>3</w:t>
        </w:r>
        <w:r>
          <w:rPr>
            <w:webHidden/>
          </w:rPr>
          <w:fldChar w:fldCharType="end"/>
        </w:r>
      </w:hyperlink>
    </w:p>
    <w:p w14:paraId="1B54CFB1" w14:textId="78F5BD0E" w:rsidR="00A375BA" w:rsidRDefault="00A375BA">
      <w:pPr>
        <w:pStyle w:val="TOC1"/>
        <w:rPr>
          <w:rFonts w:asciiTheme="minorHAnsi" w:eastAsiaTheme="minorEastAsia" w:hAnsiTheme="minorHAnsi" w:cstheme="minorBidi"/>
          <w:b w:val="0"/>
          <w:kern w:val="2"/>
          <w14:ligatures w14:val="standardContextual"/>
        </w:rPr>
      </w:pPr>
      <w:hyperlink w:anchor="_Toc210059824" w:history="1">
        <w:r w:rsidRPr="008F7B82">
          <w:rPr>
            <w:rStyle w:val="Hyperlink"/>
          </w:rPr>
          <w:t>3</w:t>
        </w:r>
        <w:r>
          <w:rPr>
            <w:rFonts w:asciiTheme="minorHAnsi" w:eastAsiaTheme="minorEastAsia" w:hAnsiTheme="minorHAnsi" w:cstheme="minorBidi"/>
            <w:b w:val="0"/>
            <w:kern w:val="2"/>
            <w14:ligatures w14:val="standardContextual"/>
          </w:rPr>
          <w:tab/>
        </w:r>
        <w:r w:rsidRPr="008F7B82">
          <w:rPr>
            <w:rStyle w:val="Hyperlink"/>
          </w:rPr>
          <w:t>ARTICLE 3   TIME OF COMPLETION</w:t>
        </w:r>
        <w:r>
          <w:rPr>
            <w:webHidden/>
          </w:rPr>
          <w:tab/>
        </w:r>
        <w:r>
          <w:rPr>
            <w:webHidden/>
          </w:rPr>
          <w:fldChar w:fldCharType="begin"/>
        </w:r>
        <w:r>
          <w:rPr>
            <w:webHidden/>
          </w:rPr>
          <w:instrText xml:space="preserve"> PAGEREF _Toc210059824 \h </w:instrText>
        </w:r>
        <w:r>
          <w:rPr>
            <w:webHidden/>
          </w:rPr>
        </w:r>
        <w:r>
          <w:rPr>
            <w:webHidden/>
          </w:rPr>
          <w:fldChar w:fldCharType="separate"/>
        </w:r>
        <w:r>
          <w:rPr>
            <w:webHidden/>
          </w:rPr>
          <w:t>3</w:t>
        </w:r>
        <w:r>
          <w:rPr>
            <w:webHidden/>
          </w:rPr>
          <w:fldChar w:fldCharType="end"/>
        </w:r>
      </w:hyperlink>
    </w:p>
    <w:p w14:paraId="1FB074F2" w14:textId="143D7439" w:rsidR="00A375BA" w:rsidRDefault="00A375BA">
      <w:pPr>
        <w:pStyle w:val="TOC1"/>
        <w:rPr>
          <w:rFonts w:asciiTheme="minorHAnsi" w:eastAsiaTheme="minorEastAsia" w:hAnsiTheme="minorHAnsi" w:cstheme="minorBidi"/>
          <w:b w:val="0"/>
          <w:kern w:val="2"/>
          <w14:ligatures w14:val="standardContextual"/>
        </w:rPr>
      </w:pPr>
      <w:hyperlink w:anchor="_Toc210059825" w:history="1">
        <w:r w:rsidRPr="008F7B82">
          <w:rPr>
            <w:rStyle w:val="Hyperlink"/>
          </w:rPr>
          <w:t>4</w:t>
        </w:r>
        <w:r>
          <w:rPr>
            <w:rFonts w:asciiTheme="minorHAnsi" w:eastAsiaTheme="minorEastAsia" w:hAnsiTheme="minorHAnsi" w:cstheme="minorBidi"/>
            <w:b w:val="0"/>
            <w:kern w:val="2"/>
            <w14:ligatures w14:val="standardContextual"/>
          </w:rPr>
          <w:tab/>
        </w:r>
        <w:r w:rsidRPr="008F7B82">
          <w:rPr>
            <w:rStyle w:val="Hyperlink"/>
          </w:rPr>
          <w:t>ARTICLE 4   ESSENTIAL CONDITION</w:t>
        </w:r>
        <w:r>
          <w:rPr>
            <w:webHidden/>
          </w:rPr>
          <w:tab/>
        </w:r>
        <w:r>
          <w:rPr>
            <w:webHidden/>
          </w:rPr>
          <w:fldChar w:fldCharType="begin"/>
        </w:r>
        <w:r>
          <w:rPr>
            <w:webHidden/>
          </w:rPr>
          <w:instrText xml:space="preserve"> PAGEREF _Toc210059825 \h </w:instrText>
        </w:r>
        <w:r>
          <w:rPr>
            <w:webHidden/>
          </w:rPr>
        </w:r>
        <w:r>
          <w:rPr>
            <w:webHidden/>
          </w:rPr>
          <w:fldChar w:fldCharType="separate"/>
        </w:r>
        <w:r>
          <w:rPr>
            <w:webHidden/>
          </w:rPr>
          <w:t>3</w:t>
        </w:r>
        <w:r>
          <w:rPr>
            <w:webHidden/>
          </w:rPr>
          <w:fldChar w:fldCharType="end"/>
        </w:r>
      </w:hyperlink>
    </w:p>
    <w:p w14:paraId="4F8331DE" w14:textId="669EA55C" w:rsidR="00A375BA" w:rsidRDefault="00A375BA">
      <w:pPr>
        <w:pStyle w:val="TOC1"/>
        <w:rPr>
          <w:rFonts w:asciiTheme="minorHAnsi" w:eastAsiaTheme="minorEastAsia" w:hAnsiTheme="minorHAnsi" w:cstheme="minorBidi"/>
          <w:b w:val="0"/>
          <w:kern w:val="2"/>
          <w14:ligatures w14:val="standardContextual"/>
        </w:rPr>
      </w:pPr>
      <w:hyperlink w:anchor="_Toc210059826" w:history="1">
        <w:r w:rsidRPr="008F7B82">
          <w:rPr>
            <w:rStyle w:val="Hyperlink"/>
          </w:rPr>
          <w:t>5</w:t>
        </w:r>
        <w:r>
          <w:rPr>
            <w:rFonts w:asciiTheme="minorHAnsi" w:eastAsiaTheme="minorEastAsia" w:hAnsiTheme="minorHAnsi" w:cstheme="minorBidi"/>
            <w:b w:val="0"/>
            <w:kern w:val="2"/>
            <w14:ligatures w14:val="standardContextual"/>
          </w:rPr>
          <w:tab/>
        </w:r>
        <w:r w:rsidRPr="008F7B82">
          <w:rPr>
            <w:rStyle w:val="Hyperlink"/>
          </w:rPr>
          <w:t>ARTICLE 5   CONTRACT SUM</w:t>
        </w:r>
        <w:r>
          <w:rPr>
            <w:webHidden/>
          </w:rPr>
          <w:tab/>
        </w:r>
        <w:r>
          <w:rPr>
            <w:webHidden/>
          </w:rPr>
          <w:fldChar w:fldCharType="begin"/>
        </w:r>
        <w:r>
          <w:rPr>
            <w:webHidden/>
          </w:rPr>
          <w:instrText xml:space="preserve"> PAGEREF _Toc210059826 \h </w:instrText>
        </w:r>
        <w:r>
          <w:rPr>
            <w:webHidden/>
          </w:rPr>
        </w:r>
        <w:r>
          <w:rPr>
            <w:webHidden/>
          </w:rPr>
          <w:fldChar w:fldCharType="separate"/>
        </w:r>
        <w:r>
          <w:rPr>
            <w:webHidden/>
          </w:rPr>
          <w:t>3</w:t>
        </w:r>
        <w:r>
          <w:rPr>
            <w:webHidden/>
          </w:rPr>
          <w:fldChar w:fldCharType="end"/>
        </w:r>
      </w:hyperlink>
    </w:p>
    <w:p w14:paraId="771CF633" w14:textId="3611779B"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27" w:history="1">
        <w:r w:rsidRPr="008F7B82">
          <w:rPr>
            <w:rStyle w:val="Hyperlink"/>
            <w:rFonts w:eastAsia="Arial"/>
            <w:noProof/>
          </w:rPr>
          <w:t>5.1</w:t>
        </w:r>
        <w:r>
          <w:rPr>
            <w:rFonts w:asciiTheme="minorHAnsi" w:eastAsiaTheme="minorEastAsia" w:hAnsiTheme="minorHAnsi" w:cstheme="minorBidi"/>
            <w:noProof/>
            <w:kern w:val="2"/>
            <w14:ligatures w14:val="standardContextual"/>
          </w:rPr>
          <w:tab/>
        </w:r>
        <w:r w:rsidRPr="008F7B82">
          <w:rPr>
            <w:rStyle w:val="Hyperlink"/>
            <w:rFonts w:eastAsia="Arial"/>
            <w:noProof/>
          </w:rPr>
          <w:t>CONDITION PRECEDENT</w:t>
        </w:r>
        <w:r>
          <w:rPr>
            <w:noProof/>
            <w:webHidden/>
          </w:rPr>
          <w:tab/>
        </w:r>
        <w:r>
          <w:rPr>
            <w:noProof/>
            <w:webHidden/>
          </w:rPr>
          <w:fldChar w:fldCharType="begin"/>
        </w:r>
        <w:r>
          <w:rPr>
            <w:noProof/>
            <w:webHidden/>
          </w:rPr>
          <w:instrText xml:space="preserve"> PAGEREF _Toc210059827 \h </w:instrText>
        </w:r>
        <w:r>
          <w:rPr>
            <w:noProof/>
            <w:webHidden/>
          </w:rPr>
        </w:r>
        <w:r>
          <w:rPr>
            <w:noProof/>
            <w:webHidden/>
          </w:rPr>
          <w:fldChar w:fldCharType="separate"/>
        </w:r>
        <w:r>
          <w:rPr>
            <w:noProof/>
            <w:webHidden/>
          </w:rPr>
          <w:t>4</w:t>
        </w:r>
        <w:r>
          <w:rPr>
            <w:noProof/>
            <w:webHidden/>
          </w:rPr>
          <w:fldChar w:fldCharType="end"/>
        </w:r>
      </w:hyperlink>
    </w:p>
    <w:p w14:paraId="2D1DF997" w14:textId="73C2B5F5" w:rsidR="00A375BA" w:rsidRDefault="00A375BA">
      <w:pPr>
        <w:pStyle w:val="TOC1"/>
        <w:rPr>
          <w:rFonts w:asciiTheme="minorHAnsi" w:eastAsiaTheme="minorEastAsia" w:hAnsiTheme="minorHAnsi" w:cstheme="minorBidi"/>
          <w:b w:val="0"/>
          <w:kern w:val="2"/>
          <w14:ligatures w14:val="standardContextual"/>
        </w:rPr>
      </w:pPr>
      <w:hyperlink w:anchor="_Toc210059828" w:history="1">
        <w:r w:rsidRPr="008F7B82">
          <w:rPr>
            <w:rStyle w:val="Hyperlink"/>
          </w:rPr>
          <w:t>6</w:t>
        </w:r>
        <w:r>
          <w:rPr>
            <w:rFonts w:asciiTheme="minorHAnsi" w:eastAsiaTheme="minorEastAsia" w:hAnsiTheme="minorHAnsi" w:cstheme="minorBidi"/>
            <w:b w:val="0"/>
            <w:kern w:val="2"/>
            <w14:ligatures w14:val="standardContextual"/>
          </w:rPr>
          <w:tab/>
        </w:r>
        <w:r w:rsidRPr="008F7B82">
          <w:rPr>
            <w:rStyle w:val="Hyperlink"/>
          </w:rPr>
          <w:t>ARTICLE 6   CONTRACT DOCUMENTS</w:t>
        </w:r>
        <w:r>
          <w:rPr>
            <w:webHidden/>
          </w:rPr>
          <w:tab/>
        </w:r>
        <w:r>
          <w:rPr>
            <w:webHidden/>
          </w:rPr>
          <w:fldChar w:fldCharType="begin"/>
        </w:r>
        <w:r>
          <w:rPr>
            <w:webHidden/>
          </w:rPr>
          <w:instrText xml:space="preserve"> PAGEREF _Toc210059828 \h </w:instrText>
        </w:r>
        <w:r>
          <w:rPr>
            <w:webHidden/>
          </w:rPr>
        </w:r>
        <w:r>
          <w:rPr>
            <w:webHidden/>
          </w:rPr>
          <w:fldChar w:fldCharType="separate"/>
        </w:r>
        <w:r>
          <w:rPr>
            <w:webHidden/>
          </w:rPr>
          <w:t>4</w:t>
        </w:r>
        <w:r>
          <w:rPr>
            <w:webHidden/>
          </w:rPr>
          <w:fldChar w:fldCharType="end"/>
        </w:r>
      </w:hyperlink>
    </w:p>
    <w:p w14:paraId="71FCE175" w14:textId="0945B83B"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29" w:history="1">
        <w:r w:rsidRPr="008F7B82">
          <w:rPr>
            <w:rStyle w:val="Hyperlink"/>
            <w:rFonts w:eastAsia="Arial"/>
            <w:noProof/>
          </w:rPr>
          <w:t>6.1</w:t>
        </w:r>
        <w:r>
          <w:rPr>
            <w:rFonts w:asciiTheme="minorHAnsi" w:eastAsiaTheme="minorEastAsia" w:hAnsiTheme="minorHAnsi" w:cstheme="minorBidi"/>
            <w:noProof/>
            <w:kern w:val="2"/>
            <w14:ligatures w14:val="standardContextual"/>
          </w:rPr>
          <w:tab/>
        </w:r>
        <w:r w:rsidRPr="008F7B82">
          <w:rPr>
            <w:rStyle w:val="Hyperlink"/>
            <w:rFonts w:eastAsia="Arial"/>
            <w:noProof/>
          </w:rPr>
          <w:t>CAPITALIZED TERMS</w:t>
        </w:r>
        <w:r>
          <w:rPr>
            <w:noProof/>
            <w:webHidden/>
          </w:rPr>
          <w:tab/>
        </w:r>
        <w:r>
          <w:rPr>
            <w:noProof/>
            <w:webHidden/>
          </w:rPr>
          <w:fldChar w:fldCharType="begin"/>
        </w:r>
        <w:r>
          <w:rPr>
            <w:noProof/>
            <w:webHidden/>
          </w:rPr>
          <w:instrText xml:space="preserve"> PAGEREF _Toc210059829 \h </w:instrText>
        </w:r>
        <w:r>
          <w:rPr>
            <w:noProof/>
            <w:webHidden/>
          </w:rPr>
        </w:r>
        <w:r>
          <w:rPr>
            <w:noProof/>
            <w:webHidden/>
          </w:rPr>
          <w:fldChar w:fldCharType="separate"/>
        </w:r>
        <w:r>
          <w:rPr>
            <w:noProof/>
            <w:webHidden/>
          </w:rPr>
          <w:t>4</w:t>
        </w:r>
        <w:r>
          <w:rPr>
            <w:noProof/>
            <w:webHidden/>
          </w:rPr>
          <w:fldChar w:fldCharType="end"/>
        </w:r>
      </w:hyperlink>
    </w:p>
    <w:p w14:paraId="0D6229E9" w14:textId="2FA698B4" w:rsidR="00A375BA" w:rsidRDefault="00A375BA">
      <w:pPr>
        <w:pStyle w:val="TOC1"/>
        <w:rPr>
          <w:rFonts w:asciiTheme="minorHAnsi" w:eastAsiaTheme="minorEastAsia" w:hAnsiTheme="minorHAnsi" w:cstheme="minorBidi"/>
          <w:b w:val="0"/>
          <w:kern w:val="2"/>
          <w14:ligatures w14:val="standardContextual"/>
        </w:rPr>
      </w:pPr>
      <w:hyperlink w:anchor="_Toc210059830" w:history="1">
        <w:r w:rsidRPr="008F7B82">
          <w:rPr>
            <w:rStyle w:val="Hyperlink"/>
          </w:rPr>
          <w:t>7</w:t>
        </w:r>
        <w:r>
          <w:rPr>
            <w:rFonts w:asciiTheme="minorHAnsi" w:eastAsiaTheme="minorEastAsia" w:hAnsiTheme="minorHAnsi" w:cstheme="minorBidi"/>
            <w:b w:val="0"/>
            <w:kern w:val="2"/>
            <w14:ligatures w14:val="standardContextual"/>
          </w:rPr>
          <w:tab/>
        </w:r>
        <w:r w:rsidRPr="008F7B82">
          <w:rPr>
            <w:rStyle w:val="Hyperlink"/>
          </w:rPr>
          <w:t>ARTICLE 7   OPTIONAL PROVISIONS AND ELECTIONS</w:t>
        </w:r>
        <w:r>
          <w:rPr>
            <w:webHidden/>
          </w:rPr>
          <w:tab/>
        </w:r>
        <w:r>
          <w:rPr>
            <w:webHidden/>
          </w:rPr>
          <w:fldChar w:fldCharType="begin"/>
        </w:r>
        <w:r>
          <w:rPr>
            <w:webHidden/>
          </w:rPr>
          <w:instrText xml:space="preserve"> PAGEREF _Toc210059830 \h </w:instrText>
        </w:r>
        <w:r>
          <w:rPr>
            <w:webHidden/>
          </w:rPr>
        </w:r>
        <w:r>
          <w:rPr>
            <w:webHidden/>
          </w:rPr>
          <w:fldChar w:fldCharType="separate"/>
        </w:r>
        <w:r>
          <w:rPr>
            <w:webHidden/>
          </w:rPr>
          <w:t>4</w:t>
        </w:r>
        <w:r>
          <w:rPr>
            <w:webHidden/>
          </w:rPr>
          <w:fldChar w:fldCharType="end"/>
        </w:r>
      </w:hyperlink>
    </w:p>
    <w:p w14:paraId="09EE9269" w14:textId="2E60F096"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1" w:history="1">
        <w:r w:rsidRPr="008F7B82">
          <w:rPr>
            <w:rStyle w:val="Hyperlink"/>
            <w:rFonts w:eastAsia="Arial"/>
            <w:noProof/>
          </w:rPr>
          <w:t>7.1</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OF ARTICLE 2:  Execution, Correlation, Intent of Documents, Communication and Cooperation.</w:t>
        </w:r>
        <w:r>
          <w:rPr>
            <w:noProof/>
            <w:webHidden/>
          </w:rPr>
          <w:tab/>
        </w:r>
        <w:r>
          <w:rPr>
            <w:noProof/>
            <w:webHidden/>
          </w:rPr>
          <w:fldChar w:fldCharType="begin"/>
        </w:r>
        <w:r>
          <w:rPr>
            <w:noProof/>
            <w:webHidden/>
          </w:rPr>
          <w:instrText xml:space="preserve"> PAGEREF _Toc210059831 \h </w:instrText>
        </w:r>
        <w:r>
          <w:rPr>
            <w:noProof/>
            <w:webHidden/>
          </w:rPr>
        </w:r>
        <w:r>
          <w:rPr>
            <w:noProof/>
            <w:webHidden/>
          </w:rPr>
          <w:fldChar w:fldCharType="separate"/>
        </w:r>
        <w:r>
          <w:rPr>
            <w:noProof/>
            <w:webHidden/>
          </w:rPr>
          <w:t>4</w:t>
        </w:r>
        <w:r>
          <w:rPr>
            <w:noProof/>
            <w:webHidden/>
          </w:rPr>
          <w:fldChar w:fldCharType="end"/>
        </w:r>
      </w:hyperlink>
    </w:p>
    <w:p w14:paraId="2073738E" w14:textId="3E777C49"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2" w:history="1">
        <w:r w:rsidRPr="008F7B82">
          <w:rPr>
            <w:rStyle w:val="Hyperlink"/>
            <w:rFonts w:eastAsia="Arial"/>
            <w:noProof/>
          </w:rPr>
          <w:t>7.2</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OF ARTICLE 13:  Shop Drawings, Product Data and Samples</w:t>
        </w:r>
        <w:r>
          <w:rPr>
            <w:noProof/>
            <w:webHidden/>
          </w:rPr>
          <w:tab/>
        </w:r>
        <w:r>
          <w:rPr>
            <w:noProof/>
            <w:webHidden/>
          </w:rPr>
          <w:fldChar w:fldCharType="begin"/>
        </w:r>
        <w:r>
          <w:rPr>
            <w:noProof/>
            <w:webHidden/>
          </w:rPr>
          <w:instrText xml:space="preserve"> PAGEREF _Toc210059832 \h </w:instrText>
        </w:r>
        <w:r>
          <w:rPr>
            <w:noProof/>
            <w:webHidden/>
          </w:rPr>
        </w:r>
        <w:r>
          <w:rPr>
            <w:noProof/>
            <w:webHidden/>
          </w:rPr>
          <w:fldChar w:fldCharType="separate"/>
        </w:r>
        <w:r>
          <w:rPr>
            <w:noProof/>
            <w:webHidden/>
          </w:rPr>
          <w:t>5</w:t>
        </w:r>
        <w:r>
          <w:rPr>
            <w:noProof/>
            <w:webHidden/>
          </w:rPr>
          <w:fldChar w:fldCharType="end"/>
        </w:r>
      </w:hyperlink>
    </w:p>
    <w:p w14:paraId="0824C4EA" w14:textId="4330E0E9"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3" w:history="1">
        <w:r w:rsidRPr="008F7B82">
          <w:rPr>
            <w:rStyle w:val="Hyperlink"/>
            <w:rFonts w:eastAsia="Arial"/>
            <w:noProof/>
          </w:rPr>
          <w:t>7.3</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1 OF ARTICLE 27:  Labor and Wages</w:t>
        </w:r>
        <w:r>
          <w:rPr>
            <w:noProof/>
            <w:webHidden/>
          </w:rPr>
          <w:tab/>
        </w:r>
        <w:r>
          <w:rPr>
            <w:noProof/>
            <w:webHidden/>
          </w:rPr>
          <w:fldChar w:fldCharType="begin"/>
        </w:r>
        <w:r>
          <w:rPr>
            <w:noProof/>
            <w:webHidden/>
          </w:rPr>
          <w:instrText xml:space="preserve"> PAGEREF _Toc210059833 \h </w:instrText>
        </w:r>
        <w:r>
          <w:rPr>
            <w:noProof/>
            <w:webHidden/>
          </w:rPr>
        </w:r>
        <w:r>
          <w:rPr>
            <w:noProof/>
            <w:webHidden/>
          </w:rPr>
          <w:fldChar w:fldCharType="separate"/>
        </w:r>
        <w:r>
          <w:rPr>
            <w:noProof/>
            <w:webHidden/>
          </w:rPr>
          <w:t>5</w:t>
        </w:r>
        <w:r>
          <w:rPr>
            <w:noProof/>
            <w:webHidden/>
          </w:rPr>
          <w:fldChar w:fldCharType="end"/>
        </w:r>
      </w:hyperlink>
    </w:p>
    <w:p w14:paraId="05A2EC93" w14:textId="08BEE151"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4" w:history="1">
        <w:r w:rsidRPr="008F7B82">
          <w:rPr>
            <w:rStyle w:val="Hyperlink"/>
            <w:rFonts w:eastAsia="Arial"/>
            <w:noProof/>
          </w:rPr>
          <w:t>7.4</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2 OF ARTICLE 27:  Labor and Wages</w:t>
        </w:r>
        <w:r>
          <w:rPr>
            <w:noProof/>
            <w:webHidden/>
          </w:rPr>
          <w:tab/>
        </w:r>
        <w:r>
          <w:rPr>
            <w:noProof/>
            <w:webHidden/>
          </w:rPr>
          <w:fldChar w:fldCharType="begin"/>
        </w:r>
        <w:r>
          <w:rPr>
            <w:noProof/>
            <w:webHidden/>
          </w:rPr>
          <w:instrText xml:space="preserve"> PAGEREF _Toc210059834 \h </w:instrText>
        </w:r>
        <w:r>
          <w:rPr>
            <w:noProof/>
            <w:webHidden/>
          </w:rPr>
        </w:r>
        <w:r>
          <w:rPr>
            <w:noProof/>
            <w:webHidden/>
          </w:rPr>
          <w:fldChar w:fldCharType="separate"/>
        </w:r>
        <w:r>
          <w:rPr>
            <w:noProof/>
            <w:webHidden/>
          </w:rPr>
          <w:t>5</w:t>
        </w:r>
        <w:r>
          <w:rPr>
            <w:noProof/>
            <w:webHidden/>
          </w:rPr>
          <w:fldChar w:fldCharType="end"/>
        </w:r>
      </w:hyperlink>
    </w:p>
    <w:p w14:paraId="565A7348" w14:textId="4EA3D7AE"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5" w:history="1">
        <w:r w:rsidRPr="008F7B82">
          <w:rPr>
            <w:rStyle w:val="Hyperlink"/>
            <w:rFonts w:eastAsia="Arial"/>
            <w:noProof/>
          </w:rPr>
          <w:t>7.5</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OF ARTICLE 39:  Non-Binding Dispute Resolution – Facilitated Negotiations</w:t>
        </w:r>
        <w:r>
          <w:rPr>
            <w:noProof/>
            <w:webHidden/>
          </w:rPr>
          <w:tab/>
        </w:r>
        <w:r>
          <w:rPr>
            <w:noProof/>
            <w:webHidden/>
          </w:rPr>
          <w:fldChar w:fldCharType="begin"/>
        </w:r>
        <w:r>
          <w:rPr>
            <w:noProof/>
            <w:webHidden/>
          </w:rPr>
          <w:instrText xml:space="preserve"> PAGEREF _Toc210059835 \h </w:instrText>
        </w:r>
        <w:r>
          <w:rPr>
            <w:noProof/>
            <w:webHidden/>
          </w:rPr>
        </w:r>
        <w:r>
          <w:rPr>
            <w:noProof/>
            <w:webHidden/>
          </w:rPr>
          <w:fldChar w:fldCharType="separate"/>
        </w:r>
        <w:r>
          <w:rPr>
            <w:noProof/>
            <w:webHidden/>
          </w:rPr>
          <w:t>5</w:t>
        </w:r>
        <w:r>
          <w:rPr>
            <w:noProof/>
            <w:webHidden/>
          </w:rPr>
          <w:fldChar w:fldCharType="end"/>
        </w:r>
      </w:hyperlink>
    </w:p>
    <w:p w14:paraId="67056D9E" w14:textId="5E8E7792"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6" w:history="1">
        <w:r w:rsidRPr="008F7B82">
          <w:rPr>
            <w:rStyle w:val="Hyperlink"/>
            <w:rFonts w:eastAsia="Arial"/>
            <w:noProof/>
          </w:rPr>
          <w:t>7.6</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OF ARTICLE 45:  Guarantee Inspections After Completion</w:t>
        </w:r>
        <w:r>
          <w:rPr>
            <w:noProof/>
            <w:webHidden/>
          </w:rPr>
          <w:tab/>
        </w:r>
        <w:r>
          <w:rPr>
            <w:noProof/>
            <w:webHidden/>
          </w:rPr>
          <w:fldChar w:fldCharType="begin"/>
        </w:r>
        <w:r>
          <w:rPr>
            <w:noProof/>
            <w:webHidden/>
          </w:rPr>
          <w:instrText xml:space="preserve"> PAGEREF _Toc210059836 \h </w:instrText>
        </w:r>
        <w:r>
          <w:rPr>
            <w:noProof/>
            <w:webHidden/>
          </w:rPr>
        </w:r>
        <w:r>
          <w:rPr>
            <w:noProof/>
            <w:webHidden/>
          </w:rPr>
          <w:fldChar w:fldCharType="separate"/>
        </w:r>
        <w:r>
          <w:rPr>
            <w:noProof/>
            <w:webHidden/>
          </w:rPr>
          <w:t>5</w:t>
        </w:r>
        <w:r>
          <w:rPr>
            <w:noProof/>
            <w:webHidden/>
          </w:rPr>
          <w:fldChar w:fldCharType="end"/>
        </w:r>
      </w:hyperlink>
    </w:p>
    <w:p w14:paraId="564B25C8" w14:textId="571DDC5E" w:rsidR="00A375BA" w:rsidRDefault="00A375BA">
      <w:pPr>
        <w:pStyle w:val="TOC2"/>
        <w:tabs>
          <w:tab w:val="left" w:pos="960"/>
        </w:tabs>
        <w:rPr>
          <w:rFonts w:asciiTheme="minorHAnsi" w:eastAsiaTheme="minorEastAsia" w:hAnsiTheme="minorHAnsi" w:cstheme="minorBidi"/>
          <w:noProof/>
          <w:kern w:val="2"/>
          <w14:ligatures w14:val="standardContextual"/>
        </w:rPr>
      </w:pPr>
      <w:hyperlink w:anchor="_Toc210059837" w:history="1">
        <w:r w:rsidRPr="008F7B82">
          <w:rPr>
            <w:rStyle w:val="Hyperlink"/>
            <w:rFonts w:eastAsia="Arial"/>
            <w:noProof/>
          </w:rPr>
          <w:t>7.7</w:t>
        </w:r>
        <w:r>
          <w:rPr>
            <w:rFonts w:asciiTheme="minorHAnsi" w:eastAsiaTheme="minorEastAsia" w:hAnsiTheme="minorHAnsi" w:cstheme="minorBidi"/>
            <w:noProof/>
            <w:kern w:val="2"/>
            <w14:ligatures w14:val="standardContextual"/>
          </w:rPr>
          <w:tab/>
        </w:r>
        <w:r w:rsidRPr="008F7B82">
          <w:rPr>
            <w:rStyle w:val="Hyperlink"/>
            <w:rFonts w:eastAsia="Arial"/>
            <w:noProof/>
          </w:rPr>
          <w:t>MODIFICATION OF ARTICLE 46:  Time of Completion and Liquidated Damages</w:t>
        </w:r>
        <w:r>
          <w:rPr>
            <w:noProof/>
            <w:webHidden/>
          </w:rPr>
          <w:tab/>
        </w:r>
        <w:r>
          <w:rPr>
            <w:noProof/>
            <w:webHidden/>
          </w:rPr>
          <w:fldChar w:fldCharType="begin"/>
        </w:r>
        <w:r>
          <w:rPr>
            <w:noProof/>
            <w:webHidden/>
          </w:rPr>
          <w:instrText xml:space="preserve"> PAGEREF _Toc210059837 \h </w:instrText>
        </w:r>
        <w:r>
          <w:rPr>
            <w:noProof/>
            <w:webHidden/>
          </w:rPr>
        </w:r>
        <w:r>
          <w:rPr>
            <w:noProof/>
            <w:webHidden/>
          </w:rPr>
          <w:fldChar w:fldCharType="separate"/>
        </w:r>
        <w:r>
          <w:rPr>
            <w:noProof/>
            <w:webHidden/>
          </w:rPr>
          <w:t>5</w:t>
        </w:r>
        <w:r>
          <w:rPr>
            <w:noProof/>
            <w:webHidden/>
          </w:rPr>
          <w:fldChar w:fldCharType="end"/>
        </w:r>
      </w:hyperlink>
    </w:p>
    <w:p w14:paraId="1BF54C44" w14:textId="0D9D592F" w:rsidR="00A375BA" w:rsidRDefault="00A375BA">
      <w:pPr>
        <w:pStyle w:val="TOC1"/>
        <w:rPr>
          <w:rFonts w:asciiTheme="minorHAnsi" w:eastAsiaTheme="minorEastAsia" w:hAnsiTheme="minorHAnsi" w:cstheme="minorBidi"/>
          <w:b w:val="0"/>
          <w:kern w:val="2"/>
          <w14:ligatures w14:val="standardContextual"/>
        </w:rPr>
      </w:pPr>
      <w:hyperlink w:anchor="_Toc210059838" w:history="1">
        <w:r w:rsidRPr="008F7B82">
          <w:rPr>
            <w:rStyle w:val="Hyperlink"/>
          </w:rPr>
          <w:t>8</w:t>
        </w:r>
        <w:r>
          <w:rPr>
            <w:rFonts w:asciiTheme="minorHAnsi" w:eastAsiaTheme="minorEastAsia" w:hAnsiTheme="minorHAnsi" w:cstheme="minorBidi"/>
            <w:b w:val="0"/>
            <w:kern w:val="2"/>
            <w14:ligatures w14:val="standardContextual"/>
          </w:rPr>
          <w:tab/>
        </w:r>
        <w:r w:rsidRPr="008F7B82">
          <w:rPr>
            <w:rStyle w:val="Hyperlink"/>
          </w:rPr>
          <w:t>ARTICLE 8   NOTICE IDENTIFICATION</w:t>
        </w:r>
        <w:r>
          <w:rPr>
            <w:webHidden/>
          </w:rPr>
          <w:tab/>
        </w:r>
        <w:r>
          <w:rPr>
            <w:webHidden/>
          </w:rPr>
          <w:fldChar w:fldCharType="begin"/>
        </w:r>
        <w:r>
          <w:rPr>
            <w:webHidden/>
          </w:rPr>
          <w:instrText xml:space="preserve"> PAGEREF _Toc210059838 \h </w:instrText>
        </w:r>
        <w:r>
          <w:rPr>
            <w:webHidden/>
          </w:rPr>
        </w:r>
        <w:r>
          <w:rPr>
            <w:webHidden/>
          </w:rPr>
          <w:fldChar w:fldCharType="separate"/>
        </w:r>
        <w:r>
          <w:rPr>
            <w:webHidden/>
          </w:rPr>
          <w:t>6</w:t>
        </w:r>
        <w:r>
          <w:rPr>
            <w:webHidden/>
          </w:rPr>
          <w:fldChar w:fldCharType="end"/>
        </w:r>
      </w:hyperlink>
    </w:p>
    <w:p w14:paraId="2C7B81AE" w14:textId="217CDD00"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39" w:history="1">
        <w:r w:rsidRPr="008F7B82">
          <w:rPr>
            <w:rStyle w:val="Hyperlink"/>
          </w:rPr>
          <w:t xml:space="preserve">EXHIBIT A:  </w:t>
        </w:r>
        <w:r>
          <w:rPr>
            <w:rFonts w:asciiTheme="minorHAnsi" w:eastAsiaTheme="minorEastAsia" w:hAnsiTheme="minorHAnsi" w:cstheme="minorBidi"/>
            <w:b w:val="0"/>
            <w:kern w:val="2"/>
            <w14:ligatures w14:val="standardContextual"/>
          </w:rPr>
          <w:tab/>
        </w:r>
        <w:r w:rsidRPr="008F7B82">
          <w:rPr>
            <w:rStyle w:val="Hyperlink"/>
          </w:rPr>
          <w:t>CONTRACTORS BID</w:t>
        </w:r>
        <w:r>
          <w:rPr>
            <w:webHidden/>
          </w:rPr>
          <w:tab/>
        </w:r>
        <w:r>
          <w:rPr>
            <w:webHidden/>
          </w:rPr>
          <w:fldChar w:fldCharType="begin"/>
        </w:r>
        <w:r>
          <w:rPr>
            <w:webHidden/>
          </w:rPr>
          <w:instrText xml:space="preserve"> PAGEREF _Toc210059839 \h </w:instrText>
        </w:r>
        <w:r>
          <w:rPr>
            <w:webHidden/>
          </w:rPr>
        </w:r>
        <w:r>
          <w:rPr>
            <w:webHidden/>
          </w:rPr>
          <w:fldChar w:fldCharType="separate"/>
        </w:r>
        <w:r>
          <w:rPr>
            <w:webHidden/>
          </w:rPr>
          <w:t>A</w:t>
        </w:r>
        <w:r>
          <w:rPr>
            <w:webHidden/>
          </w:rPr>
          <w:fldChar w:fldCharType="end"/>
        </w:r>
      </w:hyperlink>
    </w:p>
    <w:p w14:paraId="192AB3CD" w14:textId="31C2407D"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0" w:history="1">
        <w:r w:rsidRPr="008F7B82">
          <w:rPr>
            <w:rStyle w:val="Hyperlink"/>
          </w:rPr>
          <w:t xml:space="preserve">EXHIBIT B:  </w:t>
        </w:r>
        <w:r>
          <w:rPr>
            <w:rFonts w:asciiTheme="minorHAnsi" w:eastAsiaTheme="minorEastAsia" w:hAnsiTheme="minorHAnsi" w:cstheme="minorBidi"/>
            <w:b w:val="0"/>
            <w:kern w:val="2"/>
            <w14:ligatures w14:val="standardContextual"/>
          </w:rPr>
          <w:tab/>
        </w:r>
        <w:r w:rsidRPr="008F7B82">
          <w:rPr>
            <w:rStyle w:val="Hyperlink"/>
          </w:rPr>
          <w:t>PERFORMANCE BOND</w:t>
        </w:r>
        <w:r>
          <w:rPr>
            <w:webHidden/>
          </w:rPr>
          <w:tab/>
        </w:r>
        <w:r>
          <w:rPr>
            <w:webHidden/>
          </w:rPr>
          <w:fldChar w:fldCharType="begin"/>
        </w:r>
        <w:r>
          <w:rPr>
            <w:webHidden/>
          </w:rPr>
          <w:instrText xml:space="preserve"> PAGEREF _Toc210059840 \h </w:instrText>
        </w:r>
        <w:r>
          <w:rPr>
            <w:webHidden/>
          </w:rPr>
        </w:r>
        <w:r>
          <w:rPr>
            <w:webHidden/>
          </w:rPr>
          <w:fldChar w:fldCharType="separate"/>
        </w:r>
        <w:r>
          <w:rPr>
            <w:webHidden/>
          </w:rPr>
          <w:t>B</w:t>
        </w:r>
        <w:r>
          <w:rPr>
            <w:webHidden/>
          </w:rPr>
          <w:fldChar w:fldCharType="end"/>
        </w:r>
      </w:hyperlink>
    </w:p>
    <w:p w14:paraId="16406CCF" w14:textId="5F8054C9"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1" w:history="1">
        <w:r w:rsidRPr="008F7B82">
          <w:rPr>
            <w:rStyle w:val="Hyperlink"/>
          </w:rPr>
          <w:t xml:space="preserve">EXHIBIT C:  </w:t>
        </w:r>
        <w:r>
          <w:rPr>
            <w:rFonts w:asciiTheme="minorHAnsi" w:eastAsiaTheme="minorEastAsia" w:hAnsiTheme="minorHAnsi" w:cstheme="minorBidi"/>
            <w:b w:val="0"/>
            <w:kern w:val="2"/>
            <w14:ligatures w14:val="standardContextual"/>
          </w:rPr>
          <w:tab/>
        </w:r>
        <w:r w:rsidRPr="008F7B82">
          <w:rPr>
            <w:rStyle w:val="Hyperlink"/>
          </w:rPr>
          <w:t>LABOR AND MATERIAL PAYMENT BOND</w:t>
        </w:r>
        <w:r>
          <w:rPr>
            <w:webHidden/>
          </w:rPr>
          <w:tab/>
        </w:r>
        <w:r>
          <w:rPr>
            <w:webHidden/>
          </w:rPr>
          <w:fldChar w:fldCharType="begin"/>
        </w:r>
        <w:r>
          <w:rPr>
            <w:webHidden/>
          </w:rPr>
          <w:instrText xml:space="preserve"> PAGEREF _Toc210059841 \h </w:instrText>
        </w:r>
        <w:r>
          <w:rPr>
            <w:webHidden/>
          </w:rPr>
        </w:r>
        <w:r>
          <w:rPr>
            <w:webHidden/>
          </w:rPr>
          <w:fldChar w:fldCharType="separate"/>
        </w:r>
        <w:r>
          <w:rPr>
            <w:webHidden/>
          </w:rPr>
          <w:t>C</w:t>
        </w:r>
        <w:r>
          <w:rPr>
            <w:webHidden/>
          </w:rPr>
          <w:fldChar w:fldCharType="end"/>
        </w:r>
      </w:hyperlink>
    </w:p>
    <w:p w14:paraId="409AF08E" w14:textId="407114D1"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2" w:history="1">
        <w:r w:rsidRPr="008F7B82">
          <w:rPr>
            <w:rStyle w:val="Hyperlink"/>
          </w:rPr>
          <w:t xml:space="preserve">EXHIBIT D:  </w:t>
        </w:r>
        <w:r>
          <w:rPr>
            <w:rFonts w:asciiTheme="minorHAnsi" w:eastAsiaTheme="minorEastAsia" w:hAnsiTheme="minorHAnsi" w:cstheme="minorBidi"/>
            <w:b w:val="0"/>
            <w:kern w:val="2"/>
            <w14:ligatures w14:val="standardContextual"/>
          </w:rPr>
          <w:tab/>
        </w:r>
        <w:r w:rsidRPr="008F7B82">
          <w:rPr>
            <w:rStyle w:val="Hyperlink"/>
          </w:rPr>
          <w:t>INSURANCE CERTIFICATE(S)</w:t>
        </w:r>
        <w:r>
          <w:rPr>
            <w:webHidden/>
          </w:rPr>
          <w:tab/>
        </w:r>
        <w:r>
          <w:rPr>
            <w:webHidden/>
          </w:rPr>
          <w:fldChar w:fldCharType="begin"/>
        </w:r>
        <w:r>
          <w:rPr>
            <w:webHidden/>
          </w:rPr>
          <w:instrText xml:space="preserve"> PAGEREF _Toc210059842 \h </w:instrText>
        </w:r>
        <w:r>
          <w:rPr>
            <w:webHidden/>
          </w:rPr>
        </w:r>
        <w:r>
          <w:rPr>
            <w:webHidden/>
          </w:rPr>
          <w:fldChar w:fldCharType="separate"/>
        </w:r>
        <w:r>
          <w:rPr>
            <w:webHidden/>
          </w:rPr>
          <w:t>D</w:t>
        </w:r>
        <w:r>
          <w:rPr>
            <w:webHidden/>
          </w:rPr>
          <w:fldChar w:fldCharType="end"/>
        </w:r>
      </w:hyperlink>
    </w:p>
    <w:p w14:paraId="130B49A3" w14:textId="0B1E6D1E"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3" w:history="1">
        <w:r w:rsidRPr="008F7B82">
          <w:rPr>
            <w:rStyle w:val="Hyperlink"/>
          </w:rPr>
          <w:t xml:space="preserve">EXHIBIT E:  </w:t>
        </w:r>
        <w:r>
          <w:rPr>
            <w:rFonts w:asciiTheme="minorHAnsi" w:eastAsiaTheme="minorEastAsia" w:hAnsiTheme="minorHAnsi" w:cstheme="minorBidi"/>
            <w:b w:val="0"/>
            <w:kern w:val="2"/>
            <w14:ligatures w14:val="standardContextual"/>
          </w:rPr>
          <w:tab/>
        </w:r>
        <w:r w:rsidRPr="008F7B82">
          <w:rPr>
            <w:rStyle w:val="Hyperlink"/>
          </w:rPr>
          <w:t>BUILDING CODE COMPLIANCE POLICY</w:t>
        </w:r>
        <w:r>
          <w:rPr>
            <w:webHidden/>
          </w:rPr>
          <w:tab/>
        </w:r>
        <w:r>
          <w:rPr>
            <w:webHidden/>
          </w:rPr>
          <w:fldChar w:fldCharType="begin"/>
        </w:r>
        <w:r>
          <w:rPr>
            <w:webHidden/>
          </w:rPr>
          <w:instrText xml:space="preserve"> PAGEREF _Toc210059843 \h </w:instrText>
        </w:r>
        <w:r>
          <w:rPr>
            <w:webHidden/>
          </w:rPr>
        </w:r>
        <w:r>
          <w:rPr>
            <w:webHidden/>
          </w:rPr>
          <w:fldChar w:fldCharType="separate"/>
        </w:r>
        <w:r>
          <w:rPr>
            <w:webHidden/>
          </w:rPr>
          <w:t>E</w:t>
        </w:r>
        <w:r>
          <w:rPr>
            <w:webHidden/>
          </w:rPr>
          <w:fldChar w:fldCharType="end"/>
        </w:r>
      </w:hyperlink>
    </w:p>
    <w:p w14:paraId="3314A1B8" w14:textId="029BAE1F"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4" w:history="1">
        <w:r w:rsidRPr="008F7B82">
          <w:rPr>
            <w:rStyle w:val="Hyperlink"/>
          </w:rPr>
          <w:t xml:space="preserve">EXHIBIT F:  </w:t>
        </w:r>
        <w:r>
          <w:rPr>
            <w:rFonts w:asciiTheme="minorHAnsi" w:eastAsiaTheme="minorEastAsia" w:hAnsiTheme="minorHAnsi" w:cstheme="minorBidi"/>
            <w:b w:val="0"/>
            <w:kern w:val="2"/>
            <w14:ligatures w14:val="standardContextual"/>
          </w:rPr>
          <w:tab/>
        </w:r>
        <w:r w:rsidRPr="008F7B82">
          <w:rPr>
            <w:rStyle w:val="Hyperlink"/>
          </w:rPr>
          <w:t>STATE SALES AND USE TAX FORM</w:t>
        </w:r>
        <w:r>
          <w:rPr>
            <w:webHidden/>
          </w:rPr>
          <w:tab/>
        </w:r>
        <w:r>
          <w:rPr>
            <w:webHidden/>
          </w:rPr>
          <w:fldChar w:fldCharType="begin"/>
        </w:r>
        <w:r>
          <w:rPr>
            <w:webHidden/>
          </w:rPr>
          <w:instrText xml:space="preserve"> PAGEREF _Toc210059844 \h </w:instrText>
        </w:r>
        <w:r>
          <w:rPr>
            <w:webHidden/>
          </w:rPr>
        </w:r>
        <w:r>
          <w:rPr>
            <w:webHidden/>
          </w:rPr>
          <w:fldChar w:fldCharType="separate"/>
        </w:r>
        <w:r>
          <w:rPr>
            <w:webHidden/>
          </w:rPr>
          <w:t>A</w:t>
        </w:r>
        <w:r>
          <w:rPr>
            <w:webHidden/>
          </w:rPr>
          <w:fldChar w:fldCharType="end"/>
        </w:r>
      </w:hyperlink>
    </w:p>
    <w:p w14:paraId="398CEFD4" w14:textId="4E355CFE"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5" w:history="1">
        <w:r w:rsidRPr="008F7B82">
          <w:rPr>
            <w:rStyle w:val="Hyperlink"/>
          </w:rPr>
          <w:t xml:space="preserve">EXHIBIT G:  </w:t>
        </w:r>
        <w:r>
          <w:rPr>
            <w:rFonts w:asciiTheme="minorHAnsi" w:eastAsiaTheme="minorEastAsia" w:hAnsiTheme="minorHAnsi" w:cstheme="minorBidi"/>
            <w:b w:val="0"/>
            <w:kern w:val="2"/>
            <w14:ligatures w14:val="standardContextual"/>
          </w:rPr>
          <w:tab/>
        </w:r>
        <w:r w:rsidRPr="008F7B82">
          <w:rPr>
            <w:rStyle w:val="Hyperlink"/>
          </w:rPr>
          <w:t>APPLICABLE PREVAILING WAGE DETERMINATIONS AND APPRENTICESHIP CONTRIBUTION RATES</w:t>
        </w:r>
        <w:r>
          <w:rPr>
            <w:webHidden/>
          </w:rPr>
          <w:tab/>
        </w:r>
        <w:r>
          <w:rPr>
            <w:webHidden/>
          </w:rPr>
          <w:fldChar w:fldCharType="begin"/>
        </w:r>
        <w:r>
          <w:rPr>
            <w:webHidden/>
          </w:rPr>
          <w:instrText xml:space="preserve"> PAGEREF _Toc210059845 \h </w:instrText>
        </w:r>
        <w:r>
          <w:rPr>
            <w:webHidden/>
          </w:rPr>
        </w:r>
        <w:r>
          <w:rPr>
            <w:webHidden/>
          </w:rPr>
          <w:fldChar w:fldCharType="separate"/>
        </w:r>
        <w:r>
          <w:rPr>
            <w:webHidden/>
          </w:rPr>
          <w:t>B</w:t>
        </w:r>
        <w:r>
          <w:rPr>
            <w:webHidden/>
          </w:rPr>
          <w:fldChar w:fldCharType="end"/>
        </w:r>
      </w:hyperlink>
    </w:p>
    <w:p w14:paraId="6ED965A4" w14:textId="7E482F3E" w:rsidR="00A375BA" w:rsidRDefault="00A375BA">
      <w:pPr>
        <w:pStyle w:val="TOC1"/>
        <w:tabs>
          <w:tab w:val="left" w:pos="1680"/>
        </w:tabs>
        <w:rPr>
          <w:rFonts w:asciiTheme="minorHAnsi" w:eastAsiaTheme="minorEastAsia" w:hAnsiTheme="minorHAnsi" w:cstheme="minorBidi"/>
          <w:b w:val="0"/>
          <w:kern w:val="2"/>
          <w14:ligatures w14:val="standardContextual"/>
        </w:rPr>
      </w:pPr>
      <w:hyperlink w:anchor="_Toc210059846" w:history="1">
        <w:r w:rsidRPr="008F7B82">
          <w:rPr>
            <w:rStyle w:val="Hyperlink"/>
          </w:rPr>
          <w:t xml:space="preserve">EXHIBIT H:  </w:t>
        </w:r>
        <w:r>
          <w:rPr>
            <w:rFonts w:asciiTheme="minorHAnsi" w:eastAsiaTheme="minorEastAsia" w:hAnsiTheme="minorHAnsi" w:cstheme="minorBidi"/>
            <w:b w:val="0"/>
            <w:kern w:val="2"/>
            <w14:ligatures w14:val="standardContextual"/>
          </w:rPr>
          <w:tab/>
        </w:r>
        <w:r w:rsidRPr="008F7B82">
          <w:rPr>
            <w:rStyle w:val="Hyperlink"/>
          </w:rPr>
          <w:t>APPRENTICESHIP UTILIZATION CERTIFICATIONS</w:t>
        </w:r>
        <w:r>
          <w:rPr>
            <w:webHidden/>
          </w:rPr>
          <w:tab/>
        </w:r>
        <w:r>
          <w:rPr>
            <w:webHidden/>
          </w:rPr>
          <w:fldChar w:fldCharType="begin"/>
        </w:r>
        <w:r>
          <w:rPr>
            <w:webHidden/>
          </w:rPr>
          <w:instrText xml:space="preserve"> PAGEREF _Toc210059846 \h </w:instrText>
        </w:r>
        <w:r>
          <w:rPr>
            <w:webHidden/>
          </w:rPr>
        </w:r>
        <w:r>
          <w:rPr>
            <w:webHidden/>
          </w:rPr>
          <w:fldChar w:fldCharType="separate"/>
        </w:r>
        <w:r>
          <w:rPr>
            <w:webHidden/>
          </w:rPr>
          <w:t>C</w:t>
        </w:r>
        <w:r>
          <w:rPr>
            <w:webHidden/>
          </w:rPr>
          <w:fldChar w:fldCharType="end"/>
        </w:r>
      </w:hyperlink>
    </w:p>
    <w:p w14:paraId="251D2550" w14:textId="4518E93F" w:rsidR="00A375BA" w:rsidRDefault="00A375BA">
      <w:pPr>
        <w:pStyle w:val="TOC1"/>
        <w:rPr>
          <w:rFonts w:asciiTheme="minorHAnsi" w:eastAsiaTheme="minorEastAsia" w:hAnsiTheme="minorHAnsi" w:cstheme="minorBidi"/>
          <w:b w:val="0"/>
          <w:kern w:val="2"/>
          <w14:ligatures w14:val="standardContextual"/>
        </w:rPr>
      </w:pPr>
      <w:hyperlink w:anchor="_Toc210059847" w:history="1">
        <w:r w:rsidRPr="008F7B82">
          <w:rPr>
            <w:rStyle w:val="Hyperlink"/>
          </w:rPr>
          <w:t>SUPPLEMENTARY GENERAL CONDITIONS: FEDERAL PROVISIONS</w:t>
        </w:r>
        <w:r>
          <w:rPr>
            <w:webHidden/>
          </w:rPr>
          <w:tab/>
        </w:r>
        <w:r>
          <w:rPr>
            <w:webHidden/>
          </w:rPr>
          <w:fldChar w:fldCharType="begin"/>
        </w:r>
        <w:r>
          <w:rPr>
            <w:webHidden/>
          </w:rPr>
          <w:instrText xml:space="preserve"> PAGEREF _Toc210059847 \h </w:instrText>
        </w:r>
        <w:r>
          <w:rPr>
            <w:webHidden/>
          </w:rPr>
        </w:r>
        <w:r>
          <w:rPr>
            <w:webHidden/>
          </w:rPr>
          <w:fldChar w:fldCharType="separate"/>
        </w:r>
        <w:r>
          <w:rPr>
            <w:webHidden/>
          </w:rPr>
          <w:t>1</w:t>
        </w:r>
        <w:r>
          <w:rPr>
            <w:webHidden/>
          </w:rPr>
          <w:fldChar w:fldCharType="end"/>
        </w:r>
      </w:hyperlink>
    </w:p>
    <w:p w14:paraId="27D6C92A" w14:textId="3F623FDE" w:rsidR="00872E9A" w:rsidRDefault="00B567B1" w:rsidP="007F7EEB">
      <w:r>
        <w:rPr>
          <w:rFonts w:eastAsiaTheme="majorEastAsia"/>
          <w:noProof/>
        </w:rPr>
        <w:fldChar w:fldCharType="end"/>
      </w:r>
    </w:p>
    <w:p w14:paraId="32958B00" w14:textId="77777777" w:rsidR="00BE1A19" w:rsidRDefault="00BE1A19" w:rsidP="007F7EEB">
      <w:pPr>
        <w:sectPr w:rsidR="00BE1A19" w:rsidSect="009F6973">
          <w:footerReference w:type="first" r:id="rId9"/>
          <w:pgSz w:w="12240" w:h="15840"/>
          <w:pgMar w:top="1440" w:right="1440" w:bottom="1080" w:left="1440" w:header="720" w:footer="368" w:gutter="0"/>
          <w:cols w:space="720"/>
          <w:noEndnote/>
          <w:titlePg/>
          <w:docGrid w:linePitch="360"/>
        </w:sectPr>
      </w:pPr>
    </w:p>
    <w:p w14:paraId="3268AAF6" w14:textId="77777777" w:rsidR="002D08CC" w:rsidRPr="002D08CC" w:rsidRDefault="002D08CC" w:rsidP="00343929">
      <w:pPr>
        <w:pStyle w:val="SignaturePage"/>
        <w:rPr>
          <w:rFonts w:eastAsia="Calibri"/>
        </w:rPr>
      </w:pPr>
      <w:bookmarkStart w:id="28" w:name="_Toc198914289"/>
      <w:bookmarkStart w:id="29" w:name="_Toc210059820"/>
      <w:commentRangeStart w:id="30"/>
      <w:r w:rsidRPr="002D08CC">
        <w:rPr>
          <w:rFonts w:eastAsia="Calibri"/>
        </w:rPr>
        <w:lastRenderedPageBreak/>
        <w:t>SIGNATURE PAGE</w:t>
      </w:r>
      <w:bookmarkEnd w:id="28"/>
      <w:bookmarkEnd w:id="29"/>
      <w:commentRangeEnd w:id="30"/>
      <w:r w:rsidRPr="002D08CC">
        <w:rPr>
          <w:rStyle w:val="CommentReference"/>
          <w:rFonts w:eastAsia="Calibri"/>
          <w:sz w:val="24"/>
          <w:szCs w:val="24"/>
        </w:rPr>
        <w:commentReference w:id="30"/>
      </w:r>
    </w:p>
    <w:p w14:paraId="74736C17" w14:textId="77777777" w:rsidR="002D08CC" w:rsidRPr="002D08CC" w:rsidRDefault="002D08CC" w:rsidP="002D08CC">
      <w:pPr>
        <w:jc w:val="center"/>
        <w:rPr>
          <w:rFonts w:eastAsia="Calibri" w:cs="Courier"/>
          <w:szCs w:val="20"/>
        </w:rPr>
      </w:pPr>
      <w:r w:rsidRPr="002D08CC">
        <w:rPr>
          <w:rFonts w:eastAsia="Calibri" w:cs="Courier"/>
          <w:szCs w:val="20"/>
        </w:rPr>
        <w:t>THE PARTIES HERETO HAVE EXECUTED THIS AGREEMENT</w:t>
      </w:r>
    </w:p>
    <w:p w14:paraId="1A6375B3" w14:textId="77777777" w:rsidR="002D08CC" w:rsidRPr="002D08CC" w:rsidRDefault="002D08CC" w:rsidP="002D08CC">
      <w:pPr>
        <w:rPr>
          <w:rFonts w:eastAsia="Calibri" w:cs="Courier"/>
          <w:szCs w:val="20"/>
        </w:rPr>
      </w:pPr>
      <w:r w:rsidRPr="002D08CC">
        <w:rPr>
          <w:rFonts w:eastAsia="Calibri" w:cs="Courier"/>
          <w:szCs w:val="20"/>
        </w:rPr>
        <w:t>Each person signing this Agreement represents and warrants that the signer is duly authorized to execute this Agreement and to bind the Party authorizing such signature.</w:t>
      </w:r>
    </w:p>
    <w:p w14:paraId="74A70E05" w14:textId="77777777" w:rsidR="002D08CC" w:rsidRPr="002D08CC" w:rsidRDefault="002D08CC" w:rsidP="002D08CC">
      <w:pPr>
        <w:rPr>
          <w:rFonts w:eastAsia="Calibri" w:cs="Courier"/>
          <w:szCs w:val="20"/>
        </w:rPr>
      </w:pPr>
    </w:p>
    <w:p w14:paraId="47D1C649" w14:textId="77777777" w:rsidR="002D08CC" w:rsidRPr="002D08CC" w:rsidRDefault="002D08CC" w:rsidP="002D08CC">
      <w:pPr>
        <w:rPr>
          <w:rFonts w:eastAsia="Calibri" w:cs="Courier"/>
          <w:szCs w:val="20"/>
        </w:rPr>
      </w:pPr>
      <w:r w:rsidRPr="002D08CC">
        <w:rPr>
          <w:rFonts w:eastAsia="Calibri"/>
        </w:rPr>
        <w:t xml:space="preserve">In accordance with §24-30-202, C.R.S., this Contract is not valid until signed by the State Controller (or an authorized delegate) or the </w:t>
      </w:r>
      <w:commentRangeStart w:id="31"/>
      <w:r w:rsidRPr="002D08CC">
        <w:rPr>
          <w:rStyle w:val="LeftJustifyFieldChar"/>
          <w:rFonts w:eastAsiaTheme="minorHAnsi"/>
        </w:rPr>
        <w:fldChar w:fldCharType="begin">
          <w:ffData>
            <w:name w:val=""/>
            <w:enabled/>
            <w:calcOnExit w:val="0"/>
            <w:textInput>
              <w:default w:val="Title of IHE CFO"/>
            </w:textInput>
          </w:ffData>
        </w:fldChar>
      </w:r>
      <w:r w:rsidRPr="002D08CC">
        <w:rPr>
          <w:rStyle w:val="LeftJustifyFieldChar"/>
          <w:rFonts w:eastAsiaTheme="minorHAnsi"/>
        </w:rPr>
        <w:instrText xml:space="preserve"> FORMTEXT </w:instrText>
      </w:r>
      <w:r w:rsidRPr="002D08CC">
        <w:rPr>
          <w:rStyle w:val="LeftJustifyFieldChar"/>
          <w:rFonts w:eastAsiaTheme="minorHAnsi"/>
        </w:rPr>
      </w:r>
      <w:r w:rsidRPr="002D08CC">
        <w:rPr>
          <w:rStyle w:val="LeftJustifyFieldChar"/>
          <w:rFonts w:eastAsiaTheme="minorHAnsi"/>
        </w:rPr>
        <w:fldChar w:fldCharType="separate"/>
      </w:r>
      <w:r w:rsidRPr="002D08CC">
        <w:rPr>
          <w:rStyle w:val="LeftJustifyFieldChar"/>
          <w:rFonts w:eastAsiaTheme="minorHAnsi"/>
        </w:rPr>
        <w:t>Title of IHE CFO</w:t>
      </w:r>
      <w:r w:rsidRPr="002D08CC">
        <w:rPr>
          <w:rStyle w:val="LeftJustifyFieldChar"/>
          <w:rFonts w:eastAsiaTheme="minorHAnsi"/>
        </w:rPr>
        <w:fldChar w:fldCharType="end"/>
      </w:r>
      <w:commentRangeEnd w:id="31"/>
      <w:r w:rsidRPr="002D08CC">
        <w:rPr>
          <w:rStyle w:val="CommentReference"/>
          <w:rFonts w:eastAsia="Calibri"/>
          <w:sz w:val="24"/>
          <w:szCs w:val="24"/>
        </w:rPr>
        <w:commentReference w:id="31"/>
      </w:r>
      <w:r w:rsidRPr="002D08CC">
        <w:rPr>
          <w:rFonts w:eastAsia="Calibri"/>
        </w:rPr>
        <w:t xml:space="preserve"> per the Fiscal Rules of the individual Institution of Higher Education</w:t>
      </w:r>
    </w:p>
    <w:p w14:paraId="55B0AAB8" w14:textId="77777777" w:rsidR="002D08CC" w:rsidRPr="002D08CC" w:rsidRDefault="002D08CC" w:rsidP="002D08CC">
      <w:pPr>
        <w:rPr>
          <w:rFonts w:eastAsia="Calibri" w:cs="Courier"/>
          <w:szCs w:val="20"/>
        </w:rPr>
      </w:pPr>
    </w:p>
    <w:p w14:paraId="75924AA1" w14:textId="1BF20F96" w:rsidR="002D08CC" w:rsidRPr="002D08CC" w:rsidRDefault="002D08CC" w:rsidP="002D08CC">
      <w:pPr>
        <w:rPr>
          <w:rFonts w:eastAsia="Calibri" w:cs="Courier"/>
          <w:szCs w:val="20"/>
        </w:rPr>
      </w:pPr>
      <w:r w:rsidRPr="002D08CC">
        <w:rPr>
          <w:rFonts w:eastAsia="Calibri" w:cs="Courier"/>
          <w:szCs w:val="20"/>
        </w:rPr>
        <w:t>Project Number/Name:</w:t>
      </w:r>
      <w:r w:rsidR="00082006">
        <w:rPr>
          <w:rFonts w:eastAsia="Calibri" w:cs="Courier"/>
          <w:szCs w:val="20"/>
        </w:rPr>
        <w:t xml:space="preserve"> </w:t>
      </w:r>
      <w:r w:rsidRPr="002D08CC">
        <w:rPr>
          <w:rStyle w:val="LeftJustifyFieldChar"/>
          <w:rFonts w:eastAsia="Courier"/>
        </w:rPr>
        <w:fldChar w:fldCharType="begin">
          <w:ffData>
            <w:name w:val=""/>
            <w:enabled/>
            <w:calcOnExit w:val="0"/>
            <w:textInput>
              <w:default w:val="Insert OSC Project Number followed by Project Name"/>
            </w:textInput>
          </w:ffData>
        </w:fldChar>
      </w:r>
      <w:r w:rsidRPr="002D08CC">
        <w:rPr>
          <w:rStyle w:val="LeftJustifyFieldChar"/>
          <w:rFonts w:eastAsia="Courier"/>
        </w:rPr>
        <w:instrText xml:space="preserve"> FORMTEXT </w:instrText>
      </w:r>
      <w:r w:rsidRPr="002D08CC">
        <w:rPr>
          <w:rStyle w:val="LeftJustifyFieldChar"/>
          <w:rFonts w:eastAsia="Courier"/>
        </w:rPr>
      </w:r>
      <w:r w:rsidRPr="002D08CC">
        <w:rPr>
          <w:rStyle w:val="LeftJustifyFieldChar"/>
          <w:rFonts w:eastAsia="Courier"/>
        </w:rPr>
        <w:fldChar w:fldCharType="separate"/>
      </w:r>
      <w:r w:rsidRPr="002D08CC">
        <w:rPr>
          <w:rStyle w:val="LeftJustifyFieldChar"/>
          <w:rFonts w:eastAsia="Courier"/>
        </w:rPr>
        <w:t>Insert OSC Project Number followed by Project Name</w:t>
      </w:r>
      <w:r w:rsidRPr="002D08CC">
        <w:rPr>
          <w:rStyle w:val="LeftJustifyFieldChar"/>
          <w:rFonts w:eastAsia="Courier"/>
        </w:rPr>
        <w:fldChar w:fldCharType="end"/>
      </w:r>
    </w:p>
    <w:p w14:paraId="0845F103" w14:textId="0934FFD6" w:rsidR="002D08CC" w:rsidRPr="002D08CC" w:rsidRDefault="002D08CC" w:rsidP="002D08CC">
      <w:pPr>
        <w:rPr>
          <w:rFonts w:eastAsia="Calibri" w:cs="Courier"/>
          <w:szCs w:val="20"/>
        </w:rPr>
      </w:pPr>
      <w:r w:rsidRPr="002D08CC">
        <w:rPr>
          <w:rFonts w:eastAsia="Calibri" w:cs="Courier"/>
          <w:szCs w:val="20"/>
        </w:rPr>
        <w:t>Contract ID No.:</w:t>
      </w:r>
      <w:r w:rsidR="00082006">
        <w:rPr>
          <w:rFonts w:eastAsia="Calibri" w:cs="Courier"/>
          <w:szCs w:val="20"/>
        </w:rPr>
        <w:t xml:space="preserve"> </w:t>
      </w:r>
      <w:r w:rsidRPr="002D08CC">
        <w:rPr>
          <w:rStyle w:val="LeftJustifyFieldChar"/>
          <w:rFonts w:eastAsia="Courier"/>
        </w:rPr>
        <w:fldChar w:fldCharType="begin">
          <w:ffData>
            <w:name w:val=""/>
            <w:enabled/>
            <w:calcOnExit w:val="0"/>
            <w:textInput>
              <w:default w:val="Insert CMS Number &amp; Encumbrance Number"/>
            </w:textInput>
          </w:ffData>
        </w:fldChar>
      </w:r>
      <w:r w:rsidRPr="002D08CC">
        <w:rPr>
          <w:rStyle w:val="LeftJustifyFieldChar"/>
          <w:rFonts w:eastAsia="Courier"/>
        </w:rPr>
        <w:instrText xml:space="preserve"> FORMTEXT </w:instrText>
      </w:r>
      <w:r w:rsidRPr="002D08CC">
        <w:rPr>
          <w:rStyle w:val="LeftJustifyFieldChar"/>
          <w:rFonts w:eastAsia="Courier"/>
        </w:rPr>
      </w:r>
      <w:r w:rsidRPr="002D08CC">
        <w:rPr>
          <w:rStyle w:val="LeftJustifyFieldChar"/>
          <w:rFonts w:eastAsia="Courier"/>
        </w:rPr>
        <w:fldChar w:fldCharType="separate"/>
      </w:r>
      <w:r w:rsidRPr="002D08CC">
        <w:rPr>
          <w:rStyle w:val="LeftJustifyFieldChar"/>
          <w:rFonts w:eastAsia="Courier"/>
        </w:rPr>
        <w:t>Insert CMS Number &amp; Encumbrance Number</w:t>
      </w:r>
      <w:r w:rsidRPr="002D08CC">
        <w:rPr>
          <w:rStyle w:val="LeftJustifyFieldChar"/>
          <w:rFonts w:eastAsia="Courier"/>
        </w:rPr>
        <w:fldChar w:fldCharType="end"/>
      </w:r>
    </w:p>
    <w:p w14:paraId="7E3BB091" w14:textId="77777777" w:rsidR="00343929" w:rsidRPr="002D08CC" w:rsidRDefault="00343929" w:rsidP="002D08CC">
      <w:pPr>
        <w:rPr>
          <w:rFonts w:eastAsia="Calibri" w:cs="Courier"/>
          <w:szCs w:val="20"/>
        </w:rPr>
        <w:sectPr w:rsidR="00343929" w:rsidRPr="002D08CC" w:rsidSect="002D08CC">
          <w:footerReference w:type="default" r:id="rId13"/>
          <w:footerReference w:type="first" r:id="rId14"/>
          <w:pgSz w:w="12240" w:h="15840"/>
          <w:pgMar w:top="1440" w:right="1440" w:bottom="1440" w:left="1440" w:header="720" w:footer="720" w:gutter="0"/>
          <w:pgNumType w:start="1"/>
          <w:cols w:space="720"/>
          <w:docGrid w:linePitch="360"/>
        </w:sectPr>
      </w:pPr>
    </w:p>
    <w:p w14:paraId="65AE0316" w14:textId="77777777" w:rsidR="00343929" w:rsidRPr="00343929" w:rsidRDefault="00343929" w:rsidP="00343929">
      <w:pPr>
        <w:pStyle w:val="SignatureHeader"/>
      </w:pPr>
      <w:bookmarkStart w:id="36" w:name="_Toc171672925"/>
      <w:bookmarkStart w:id="37" w:name="_Hlk199164046"/>
      <w:r w:rsidRPr="00343929">
        <w:t>CONTRACTOR</w:t>
      </w:r>
      <w:bookmarkEnd w:id="36"/>
    </w:p>
    <w:p w14:paraId="5FB955B5" w14:textId="0878E4BE" w:rsidR="00343929" w:rsidRPr="00343929" w:rsidRDefault="00331B16" w:rsidP="00343929">
      <w:pPr>
        <w:pStyle w:val="SignatureField"/>
      </w:pPr>
      <w:r>
        <w:fldChar w:fldCharType="begin">
          <w:ffData>
            <w:name w:val="SigContractorName"/>
            <w:enabled/>
            <w:calcOnExit w:val="0"/>
            <w:statusText w:type="text" w:val="Signature Page: Contractor: Insert Legal Name of Contractor"/>
            <w:textInput>
              <w:default w:val="INSERT: Legal Name of Contractor"/>
            </w:textInput>
          </w:ffData>
        </w:fldChar>
      </w:r>
      <w:bookmarkStart w:id="38" w:name="SigContractorName"/>
      <w:r>
        <w:instrText xml:space="preserve"> FORMTEXT </w:instrText>
      </w:r>
      <w:r>
        <w:fldChar w:fldCharType="separate"/>
      </w:r>
      <w:r>
        <w:t>INSERT: Legal Name of Contractor</w:t>
      </w:r>
      <w:r>
        <w:fldChar w:fldCharType="end"/>
      </w:r>
      <w:bookmarkEnd w:id="38"/>
    </w:p>
    <w:p w14:paraId="6419DE1D" w14:textId="17A6780A" w:rsidR="00343929" w:rsidRPr="00343929" w:rsidRDefault="00343929" w:rsidP="00343929">
      <w:pPr>
        <w:pBdr>
          <w:top w:val="single" w:sz="4" w:space="1" w:color="auto"/>
        </w:pBdr>
        <w:spacing w:before="1440"/>
        <w:jc w:val="center"/>
        <w:rPr>
          <w:rFonts w:ascii="Times New Roman" w:eastAsia="Courier" w:hAnsi="Times New Roman" w:cs="Courier"/>
          <w:noProof/>
        </w:rPr>
      </w:pPr>
      <w:r w:rsidRPr="00343929">
        <w:rPr>
          <w:rFonts w:eastAsia="Courier" w:cs="Courier"/>
          <w:szCs w:val="20"/>
        </w:rPr>
        <w:t>By</w:t>
      </w:r>
      <w:r w:rsidRPr="00343929">
        <w:rPr>
          <w:rFonts w:ascii="Times New Roman" w:eastAsia="Courier" w:hAnsi="Times New Roman" w:cs="Courier"/>
          <w:noProof/>
        </w:rPr>
        <w:t xml:space="preserve">: </w:t>
      </w:r>
      <w:bookmarkEnd w:id="37"/>
      <w:r w:rsidR="00331B16">
        <w:rPr>
          <w:rStyle w:val="Signature-Name-TitleChar"/>
          <w:rFonts w:eastAsia="Courier"/>
        </w:rPr>
        <w:fldChar w:fldCharType="begin">
          <w:ffData>
            <w:name w:val="SigContractorTitle"/>
            <w:enabled/>
            <w:calcOnExit w:val="0"/>
            <w:statusText w:type="text" w:val="Signature Page: Contractor: Name &amp; Title of Person Signing for Contractor"/>
            <w:textInput>
              <w:default w:val="Name &amp; Title of Person Signing for Contractor"/>
            </w:textInput>
          </w:ffData>
        </w:fldChar>
      </w:r>
      <w:bookmarkStart w:id="39" w:name="SigContractorTitle"/>
      <w:r w:rsidR="00331B16">
        <w:rPr>
          <w:rStyle w:val="Signature-Name-TitleChar"/>
          <w:rFonts w:eastAsia="Courier"/>
        </w:rPr>
        <w:instrText xml:space="preserve"> FORMTEXT </w:instrText>
      </w:r>
      <w:r w:rsidR="00331B16">
        <w:rPr>
          <w:rStyle w:val="Signature-Name-TitleChar"/>
          <w:rFonts w:eastAsia="Courier"/>
        </w:rPr>
      </w:r>
      <w:r w:rsidR="00331B16">
        <w:rPr>
          <w:rStyle w:val="Signature-Name-TitleChar"/>
          <w:rFonts w:eastAsia="Courier"/>
        </w:rPr>
        <w:fldChar w:fldCharType="separate"/>
      </w:r>
      <w:r w:rsidR="00331B16">
        <w:rPr>
          <w:rStyle w:val="Signature-Name-TitleChar"/>
          <w:rFonts w:eastAsia="Courier"/>
        </w:rPr>
        <w:t>Name &amp; Title of Person Signing for Contractor</w:t>
      </w:r>
      <w:r w:rsidR="00331B16">
        <w:rPr>
          <w:rStyle w:val="Signature-Name-TitleChar"/>
          <w:rFonts w:eastAsia="Courier"/>
        </w:rPr>
        <w:fldChar w:fldCharType="end"/>
      </w:r>
      <w:bookmarkEnd w:id="39"/>
    </w:p>
    <w:p w14:paraId="4F6AE4D0" w14:textId="77777777" w:rsidR="00343929" w:rsidRPr="00343929" w:rsidRDefault="00343929" w:rsidP="00343929">
      <w:pPr>
        <w:spacing w:before="480"/>
        <w:jc w:val="center"/>
        <w:rPr>
          <w:noProof/>
        </w:rPr>
      </w:pPr>
      <w:r w:rsidRPr="00343929">
        <w:rPr>
          <w:noProof/>
        </w:rPr>
        <w:t>Date: __________________</w:t>
      </w:r>
    </w:p>
    <w:p w14:paraId="52D8D714" w14:textId="77777777" w:rsidR="00343929" w:rsidRPr="00343929" w:rsidRDefault="00343929" w:rsidP="00343929">
      <w:pPr>
        <w:pStyle w:val="SignatureHeader"/>
      </w:pPr>
      <w:r w:rsidRPr="00343929">
        <w:br w:type="column"/>
      </w:r>
      <w:bookmarkStart w:id="40" w:name="_Toc171672926"/>
      <w:r w:rsidRPr="00343929">
        <w:t>STATE OF COLORADO</w:t>
      </w:r>
      <w:bookmarkEnd w:id="40"/>
    </w:p>
    <w:p w14:paraId="63BFFA19" w14:textId="77777777" w:rsidR="00343929" w:rsidRPr="00343929" w:rsidRDefault="00343929" w:rsidP="00343929">
      <w:pPr>
        <w:jc w:val="center"/>
        <w:rPr>
          <w:noProof/>
        </w:rPr>
      </w:pPr>
      <w:r w:rsidRPr="00343929">
        <w:rPr>
          <w:noProof/>
        </w:rPr>
        <w:t>Jared S. Polis, Governor</w:t>
      </w:r>
    </w:p>
    <w:p w14:paraId="56EA7722" w14:textId="77777777" w:rsidR="00343929" w:rsidRPr="00343929" w:rsidRDefault="00343929" w:rsidP="00343929">
      <w:pPr>
        <w:pStyle w:val="SignatureField"/>
      </w:pPr>
      <w:r w:rsidRPr="00343929">
        <w:fldChar w:fldCharType="begin">
          <w:ffData>
            <w:name w:val="SigAgencyName"/>
            <w:enabled/>
            <w:calcOnExit w:val="0"/>
            <w:statusText w:type="text" w:val="Signature Page: State: INSERT: Name of Agency or IHE"/>
            <w:textInput>
              <w:default w:val="INSERT: Name of Agency or IHE"/>
            </w:textInput>
          </w:ffData>
        </w:fldChar>
      </w:r>
      <w:bookmarkStart w:id="41" w:name="SigAgencyName"/>
      <w:r w:rsidRPr="00343929">
        <w:instrText xml:space="preserve"> FORMTEXT </w:instrText>
      </w:r>
      <w:r w:rsidRPr="00343929">
        <w:fldChar w:fldCharType="separate"/>
      </w:r>
      <w:r w:rsidRPr="00343929">
        <w:t>INSERT: Name of Agency or IHE</w:t>
      </w:r>
      <w:r w:rsidRPr="00343929">
        <w:fldChar w:fldCharType="end"/>
      </w:r>
      <w:bookmarkEnd w:id="41"/>
    </w:p>
    <w:p w14:paraId="7BE93C53" w14:textId="26CFF07F" w:rsidR="00343929" w:rsidRPr="00343929" w:rsidRDefault="00FE66CA" w:rsidP="00FE66CA">
      <w:pPr>
        <w:pStyle w:val="SignatureField"/>
        <w:ind w:left="90"/>
      </w:pPr>
      <w:r>
        <w:fldChar w:fldCharType="begin">
          <w:ffData>
            <w:name w:val="SigAgencyDirector"/>
            <w:enabled/>
            <w:calcOnExit w:val="0"/>
            <w:statusText w:type="text" w:val="Signature Page: State: INSERT: Name &amp; Title of Head of Agency or IHE"/>
            <w:textInput>
              <w:default w:val="INSERT: Name &amp; Title of Head of Agency or IHE"/>
            </w:textInput>
          </w:ffData>
        </w:fldChar>
      </w:r>
      <w:bookmarkStart w:id="42" w:name="SigAgencyDirector"/>
      <w:r>
        <w:instrText xml:space="preserve"> FORMTEXT </w:instrText>
      </w:r>
      <w:r>
        <w:fldChar w:fldCharType="separate"/>
      </w:r>
      <w:r>
        <w:t>INSERT: Name &amp; Title of Head of Agency or IHE</w:t>
      </w:r>
      <w:r>
        <w:fldChar w:fldCharType="end"/>
      </w:r>
      <w:bookmarkEnd w:id="42"/>
    </w:p>
    <w:p w14:paraId="3DBC2859" w14:textId="77777777" w:rsidR="00343929" w:rsidRPr="00343929" w:rsidRDefault="00343929" w:rsidP="00343929">
      <w:pPr>
        <w:pBdr>
          <w:top w:val="single" w:sz="4" w:space="1" w:color="auto"/>
        </w:pBdr>
        <w:spacing w:before="960"/>
        <w:jc w:val="center"/>
        <w:rPr>
          <w:rFonts w:ascii="Times New Roman" w:eastAsia="Courier" w:hAnsi="Times New Roman" w:cs="Courier"/>
          <w:noProof/>
        </w:rPr>
      </w:pPr>
      <w:r w:rsidRPr="00343929">
        <w:rPr>
          <w:rFonts w:eastAsia="Courier"/>
          <w:noProof/>
        </w:rPr>
        <w:t xml:space="preserve">By: </w:t>
      </w:r>
      <w:r w:rsidRPr="00343929">
        <w:rPr>
          <w:rStyle w:val="Signature-Name-TitleChar"/>
          <w:rFonts w:eastAsia="Courier"/>
        </w:rPr>
        <w:fldChar w:fldCharType="begin">
          <w:ffData>
            <w:name w:val="SigAgencySigner"/>
            <w:enabled/>
            <w:calcOnExit w:val="0"/>
            <w:statusText w:type="text" w:val="Signature Page: State: Name &amp; Title of Person Signing for Agency or IHE"/>
            <w:textInput>
              <w:default w:val="Name &amp; Title of Person Signing for Agency or IHE"/>
            </w:textInput>
          </w:ffData>
        </w:fldChar>
      </w:r>
      <w:bookmarkStart w:id="43" w:name="SigAgencySigner"/>
      <w:r w:rsidRPr="00343929">
        <w:rPr>
          <w:rStyle w:val="Signature-Name-TitleChar"/>
          <w:rFonts w:eastAsia="Courier"/>
        </w:rPr>
        <w:instrText xml:space="preserve"> FORMTEXT </w:instrText>
      </w:r>
      <w:r w:rsidRPr="00343929">
        <w:rPr>
          <w:rStyle w:val="Signature-Name-TitleChar"/>
          <w:rFonts w:eastAsia="Courier"/>
        </w:rPr>
      </w:r>
      <w:r w:rsidRPr="00343929">
        <w:rPr>
          <w:rStyle w:val="Signature-Name-TitleChar"/>
          <w:rFonts w:eastAsia="Courier"/>
        </w:rPr>
        <w:fldChar w:fldCharType="separate"/>
      </w:r>
      <w:r w:rsidRPr="00343929">
        <w:rPr>
          <w:rStyle w:val="Signature-Name-TitleChar"/>
          <w:rFonts w:eastAsia="Courier"/>
        </w:rPr>
        <w:t>Name &amp; Title of Person Signing for Agency or IHE</w:t>
      </w:r>
      <w:r w:rsidRPr="00343929">
        <w:rPr>
          <w:rStyle w:val="Signature-Name-TitleChar"/>
          <w:rFonts w:eastAsia="Courier"/>
        </w:rPr>
        <w:fldChar w:fldCharType="end"/>
      </w:r>
      <w:bookmarkEnd w:id="43"/>
    </w:p>
    <w:p w14:paraId="7664C342" w14:textId="77777777" w:rsidR="00343929" w:rsidRPr="00343929" w:rsidRDefault="00343929" w:rsidP="00343929">
      <w:pPr>
        <w:spacing w:before="480"/>
        <w:jc w:val="center"/>
        <w:rPr>
          <w:noProof/>
        </w:rPr>
      </w:pPr>
      <w:r w:rsidRPr="00343929">
        <w:rPr>
          <w:noProof/>
        </w:rPr>
        <w:t>Date: __________________</w:t>
      </w:r>
    </w:p>
    <w:p w14:paraId="2C6ADB64" w14:textId="77777777" w:rsidR="00343929" w:rsidRPr="00343929" w:rsidRDefault="00343929" w:rsidP="00FE66CA">
      <w:pPr>
        <w:keepNext/>
        <w:keepLines/>
        <w:spacing w:before="40"/>
        <w:outlineLvl w:val="2"/>
        <w:rPr>
          <w:rFonts w:ascii="Times New Roman" w:hAnsi="Times New Roman"/>
          <w:b/>
        </w:rPr>
        <w:sectPr w:rsidR="00343929" w:rsidRPr="00343929" w:rsidSect="00343929">
          <w:type w:val="continuous"/>
          <w:pgSz w:w="12240" w:h="15840" w:code="1"/>
          <w:pgMar w:top="720" w:right="720" w:bottom="720" w:left="720" w:header="720" w:footer="720" w:gutter="0"/>
          <w:pgNumType w:start="1"/>
          <w:cols w:num="2" w:space="720"/>
          <w:docGrid w:linePitch="326"/>
        </w:sectPr>
      </w:pPr>
    </w:p>
    <w:p w14:paraId="1A6F5237" w14:textId="77777777" w:rsidR="00343929" w:rsidRPr="00343929" w:rsidRDefault="00343929" w:rsidP="00343929">
      <w:pPr>
        <w:pStyle w:val="SignatureHeader"/>
        <w:rPr>
          <w:noProof/>
        </w:rPr>
      </w:pPr>
      <w:r w:rsidRPr="00343929">
        <w:rPr>
          <w:noProof/>
        </w:rPr>
        <w:t>OFFICE OF THE STATE ARCHITECT</w:t>
      </w:r>
    </w:p>
    <w:p w14:paraId="3BB1B503" w14:textId="77777777" w:rsidR="00343929" w:rsidRPr="00343929" w:rsidRDefault="00343929" w:rsidP="00343929">
      <w:pPr>
        <w:jc w:val="center"/>
        <w:rPr>
          <w:noProof/>
        </w:rPr>
      </w:pPr>
      <w:r w:rsidRPr="00343929">
        <w:rPr>
          <w:noProof/>
        </w:rPr>
        <w:t>State Buildings Program</w:t>
      </w:r>
    </w:p>
    <w:p w14:paraId="2B7A144D" w14:textId="77777777" w:rsidR="00343929" w:rsidRPr="00343929" w:rsidRDefault="00343929" w:rsidP="00343929">
      <w:pPr>
        <w:jc w:val="center"/>
        <w:rPr>
          <w:rFonts w:eastAsia="Calibri"/>
          <w:sz w:val="20"/>
          <w:szCs w:val="20"/>
        </w:rPr>
      </w:pPr>
    </w:p>
    <w:p w14:paraId="05698A25" w14:textId="77777777" w:rsidR="00343929" w:rsidRPr="00343929" w:rsidRDefault="00343929" w:rsidP="00343929">
      <w:pPr>
        <w:pBdr>
          <w:top w:val="single" w:sz="4" w:space="1" w:color="auto"/>
        </w:pBdr>
        <w:spacing w:before="720"/>
        <w:jc w:val="center"/>
        <w:rPr>
          <w:rFonts w:ascii="Times New Roman" w:eastAsia="Courier" w:hAnsi="Times New Roman" w:cs="Courier"/>
          <w:noProof/>
        </w:rPr>
      </w:pPr>
      <w:r w:rsidRPr="00343929">
        <w:rPr>
          <w:rFonts w:eastAsia="Courier"/>
          <w:noProof/>
        </w:rPr>
        <w:t>By:</w:t>
      </w:r>
      <w:r w:rsidRPr="00343929">
        <w:rPr>
          <w:rFonts w:ascii="Times New Roman" w:eastAsia="Courier" w:hAnsi="Times New Roman" w:cs="Courier"/>
          <w:noProof/>
        </w:rPr>
        <w:t xml:space="preserve"> </w:t>
      </w:r>
      <w:r w:rsidRPr="00343929">
        <w:rPr>
          <w:rStyle w:val="Signature-Name-TitleChar"/>
          <w:rFonts w:eastAsia="Courier"/>
        </w:rPr>
        <w:fldChar w:fldCharType="begin">
          <w:ffData>
            <w:name w:val="Sig2ndName"/>
            <w:enabled/>
            <w:calcOnExit w:val="0"/>
            <w:statusText w:type="text" w:val="Signature Page: Second Signature: Name &amp; Title of Person Signing for Signatory"/>
            <w:textInput>
              <w:default w:val="Name &amp; Title of Person Signing for State Buildings"/>
            </w:textInput>
          </w:ffData>
        </w:fldChar>
      </w:r>
      <w:bookmarkStart w:id="44" w:name="Sig2ndName"/>
      <w:r w:rsidRPr="00343929">
        <w:rPr>
          <w:rStyle w:val="Signature-Name-TitleChar"/>
          <w:rFonts w:eastAsia="Courier"/>
        </w:rPr>
        <w:instrText xml:space="preserve"> FORMTEXT </w:instrText>
      </w:r>
      <w:r w:rsidRPr="00343929">
        <w:rPr>
          <w:rStyle w:val="Signature-Name-TitleChar"/>
          <w:rFonts w:eastAsia="Courier"/>
        </w:rPr>
      </w:r>
      <w:r w:rsidRPr="00343929">
        <w:rPr>
          <w:rStyle w:val="Signature-Name-TitleChar"/>
          <w:rFonts w:eastAsia="Courier"/>
        </w:rPr>
        <w:fldChar w:fldCharType="separate"/>
      </w:r>
      <w:r w:rsidRPr="00343929">
        <w:rPr>
          <w:rStyle w:val="Signature-Name-TitleChar"/>
          <w:rFonts w:eastAsia="Courier"/>
        </w:rPr>
        <w:t>Name &amp; Title of Person Signing for State Buildings</w:t>
      </w:r>
      <w:r w:rsidRPr="00343929">
        <w:rPr>
          <w:rStyle w:val="Signature-Name-TitleChar"/>
          <w:rFonts w:eastAsia="Courier"/>
        </w:rPr>
        <w:fldChar w:fldCharType="end"/>
      </w:r>
      <w:bookmarkEnd w:id="44"/>
    </w:p>
    <w:p w14:paraId="3CE55B73" w14:textId="77777777" w:rsidR="00343929" w:rsidRPr="00343929" w:rsidRDefault="00343929" w:rsidP="00343929">
      <w:pPr>
        <w:spacing w:before="480"/>
        <w:jc w:val="center"/>
        <w:rPr>
          <w:noProof/>
        </w:rPr>
      </w:pPr>
      <w:r w:rsidRPr="00343929">
        <w:rPr>
          <w:noProof/>
        </w:rPr>
        <w:t>Date: __________________</w:t>
      </w:r>
    </w:p>
    <w:p w14:paraId="45F2127C" w14:textId="77777777" w:rsidR="00343929" w:rsidRPr="00343929" w:rsidRDefault="00343929" w:rsidP="00343929">
      <w:pPr>
        <w:pStyle w:val="SignatureHeader"/>
      </w:pPr>
      <w:r w:rsidRPr="00343929">
        <w:br w:type="column"/>
      </w:r>
      <w:bookmarkStart w:id="45" w:name="_Toc171672928"/>
      <w:r w:rsidRPr="00343929">
        <w:t>LEGAL REVIEW</w:t>
      </w:r>
      <w:bookmarkEnd w:id="45"/>
    </w:p>
    <w:p w14:paraId="72BBF25D" w14:textId="77777777" w:rsidR="00343929" w:rsidRPr="00343929" w:rsidRDefault="00343929" w:rsidP="00343929">
      <w:pPr>
        <w:jc w:val="center"/>
        <w:rPr>
          <w:noProof/>
        </w:rPr>
      </w:pPr>
      <w:r w:rsidRPr="00343929">
        <w:rPr>
          <w:noProof/>
        </w:rPr>
        <w:t>Philip J. Weiser, Attorney General</w:t>
      </w:r>
    </w:p>
    <w:p w14:paraId="2F4DD964" w14:textId="77777777" w:rsidR="00343929" w:rsidRPr="00343929" w:rsidRDefault="00343929" w:rsidP="00343929">
      <w:pPr>
        <w:jc w:val="center"/>
        <w:rPr>
          <w:rFonts w:eastAsia="Calibri"/>
          <w:sz w:val="20"/>
          <w:szCs w:val="20"/>
        </w:rPr>
      </w:pPr>
    </w:p>
    <w:p w14:paraId="589991B1" w14:textId="77777777" w:rsidR="00343929" w:rsidRPr="00343929" w:rsidRDefault="00343929" w:rsidP="00343929">
      <w:pPr>
        <w:pBdr>
          <w:top w:val="single" w:sz="4" w:space="1" w:color="auto"/>
        </w:pBdr>
        <w:spacing w:before="720"/>
        <w:jc w:val="center"/>
        <w:rPr>
          <w:rFonts w:ascii="Times New Roman" w:eastAsia="Courier" w:hAnsi="Times New Roman" w:cs="Courier"/>
          <w:noProof/>
        </w:rPr>
      </w:pPr>
      <w:r w:rsidRPr="00343929">
        <w:rPr>
          <w:rFonts w:eastAsia="Courier"/>
          <w:noProof/>
        </w:rPr>
        <w:t>By:</w:t>
      </w:r>
      <w:r w:rsidRPr="00343929">
        <w:rPr>
          <w:rFonts w:ascii="Times New Roman" w:eastAsia="Courier" w:hAnsi="Times New Roman" w:cs="Courier"/>
          <w:noProof/>
        </w:rPr>
        <w:t xml:space="preserve"> </w:t>
      </w:r>
      <w:r w:rsidRPr="00343929">
        <w:rPr>
          <w:rStyle w:val="Signature-Name-TitleChar"/>
          <w:rFonts w:eastAsia="Courier"/>
        </w:rPr>
        <w:fldChar w:fldCharType="begin">
          <w:ffData>
            <w:name w:val=""/>
            <w:enabled/>
            <w:calcOnExit w:val="0"/>
            <w:statusText w:type="text" w:val="Signature Page: Second Signature: Name &amp; Title of Person Signing for Signatory"/>
            <w:textInput>
              <w:default w:val="Assistant Attorney General"/>
            </w:textInput>
          </w:ffData>
        </w:fldChar>
      </w:r>
      <w:r w:rsidRPr="00343929">
        <w:rPr>
          <w:rStyle w:val="Signature-Name-TitleChar"/>
          <w:rFonts w:eastAsia="Courier"/>
        </w:rPr>
        <w:instrText xml:space="preserve"> FORMTEXT </w:instrText>
      </w:r>
      <w:r w:rsidRPr="00343929">
        <w:rPr>
          <w:rStyle w:val="Signature-Name-TitleChar"/>
          <w:rFonts w:eastAsia="Courier"/>
        </w:rPr>
      </w:r>
      <w:r w:rsidRPr="00343929">
        <w:rPr>
          <w:rStyle w:val="Signature-Name-TitleChar"/>
          <w:rFonts w:eastAsia="Courier"/>
        </w:rPr>
        <w:fldChar w:fldCharType="separate"/>
      </w:r>
      <w:r w:rsidRPr="00343929">
        <w:rPr>
          <w:rStyle w:val="Signature-Name-TitleChar"/>
          <w:rFonts w:eastAsia="Courier"/>
        </w:rPr>
        <w:t>Assistant Attorney General</w:t>
      </w:r>
      <w:r w:rsidRPr="00343929">
        <w:rPr>
          <w:rStyle w:val="Signature-Name-TitleChar"/>
          <w:rFonts w:eastAsia="Courier"/>
        </w:rPr>
        <w:fldChar w:fldCharType="end"/>
      </w:r>
    </w:p>
    <w:p w14:paraId="16770E44" w14:textId="77777777" w:rsidR="00343929" w:rsidRPr="00343929" w:rsidRDefault="00343929" w:rsidP="00343929">
      <w:pPr>
        <w:spacing w:before="480"/>
        <w:jc w:val="center"/>
        <w:rPr>
          <w:noProof/>
        </w:rPr>
      </w:pPr>
      <w:r w:rsidRPr="00343929">
        <w:rPr>
          <w:noProof/>
        </w:rPr>
        <w:t>Date: __________________</w:t>
      </w:r>
    </w:p>
    <w:p w14:paraId="706B0DCF" w14:textId="77777777" w:rsidR="00343929" w:rsidRPr="00343929" w:rsidRDefault="00343929" w:rsidP="00343929">
      <w:pPr>
        <w:keepNext/>
        <w:keepLines/>
        <w:spacing w:before="40"/>
        <w:jc w:val="center"/>
        <w:outlineLvl w:val="2"/>
        <w:rPr>
          <w:rFonts w:ascii="Times New Roman" w:hAnsi="Times New Roman"/>
          <w:b/>
        </w:rPr>
        <w:sectPr w:rsidR="00343929" w:rsidRPr="00343929" w:rsidSect="00343929">
          <w:type w:val="continuous"/>
          <w:pgSz w:w="12240" w:h="15840" w:code="1"/>
          <w:pgMar w:top="720" w:right="720" w:bottom="720" w:left="720" w:header="720" w:footer="720" w:gutter="0"/>
          <w:pgNumType w:start="1"/>
          <w:cols w:num="2" w:space="720"/>
          <w:docGrid w:linePitch="326"/>
        </w:sectPr>
      </w:pPr>
    </w:p>
    <w:p w14:paraId="55FDA680" w14:textId="77777777" w:rsidR="00343929" w:rsidRPr="00343929" w:rsidRDefault="00343929" w:rsidP="00343929">
      <w:pPr>
        <w:pStyle w:val="SignatureHeader"/>
      </w:pPr>
      <w:bookmarkStart w:id="46" w:name="_Toc171672929"/>
      <w:r w:rsidRPr="00343929">
        <w:t>STATE CONTROLLER</w:t>
      </w:r>
      <w:bookmarkEnd w:id="46"/>
    </w:p>
    <w:p w14:paraId="7EE95057" w14:textId="77777777" w:rsidR="00343929" w:rsidRPr="00343929" w:rsidRDefault="00343929" w:rsidP="00343929">
      <w:pPr>
        <w:jc w:val="center"/>
        <w:rPr>
          <w:noProof/>
        </w:rPr>
      </w:pPr>
      <w:r w:rsidRPr="00343929">
        <w:rPr>
          <w:noProof/>
        </w:rPr>
        <w:t>Robert Jaros, CPA, MBA, JD</w:t>
      </w:r>
    </w:p>
    <w:p w14:paraId="57BC239F" w14:textId="7A831D22" w:rsidR="00343929" w:rsidRPr="00343929" w:rsidRDefault="00343929" w:rsidP="00343929">
      <w:pPr>
        <w:pBdr>
          <w:top w:val="single" w:sz="4" w:space="1" w:color="auto"/>
        </w:pBdr>
        <w:spacing w:before="720"/>
        <w:jc w:val="center"/>
        <w:rPr>
          <w:rFonts w:ascii="Trebuchet MS" w:hAnsi="Trebuchet MS"/>
          <w:noProof/>
        </w:rPr>
      </w:pPr>
      <w:r w:rsidRPr="00343929">
        <w:rPr>
          <w:rFonts w:ascii="Times New Roman" w:eastAsia="Courier" w:hAnsi="Times New Roman" w:cs="Courier"/>
          <w:noProof/>
        </w:rPr>
        <w:t xml:space="preserve">By: </w:t>
      </w:r>
      <w:r w:rsidR="00FE66CA">
        <w:rPr>
          <w:rStyle w:val="Signature-Name-TitleChar"/>
        </w:rPr>
        <w:fldChar w:fldCharType="begin">
          <w:ffData>
            <w:name w:val="SigOSCDelegate"/>
            <w:enabled/>
            <w:calcOnExit w:val="0"/>
            <w:statusText w:type="text" w:val="Signature Page: State Controller: Name of Agency or IHE Delegate - Please delete if contract will be routed to OSC for approval"/>
            <w:textInput>
              <w:default w:val="Name of Agency or IHE Delegate"/>
            </w:textInput>
          </w:ffData>
        </w:fldChar>
      </w:r>
      <w:bookmarkStart w:id="47" w:name="SigOSCDelegate"/>
      <w:r w:rsidR="00FE66CA">
        <w:rPr>
          <w:rStyle w:val="Signature-Name-TitleChar"/>
        </w:rPr>
        <w:instrText xml:space="preserve"> FORMTEXT </w:instrText>
      </w:r>
      <w:r w:rsidR="00FE66CA">
        <w:rPr>
          <w:rStyle w:val="Signature-Name-TitleChar"/>
        </w:rPr>
      </w:r>
      <w:r w:rsidR="00FE66CA">
        <w:rPr>
          <w:rStyle w:val="Signature-Name-TitleChar"/>
        </w:rPr>
        <w:fldChar w:fldCharType="separate"/>
      </w:r>
      <w:r w:rsidR="00FE66CA">
        <w:rPr>
          <w:rStyle w:val="Signature-Name-TitleChar"/>
        </w:rPr>
        <w:t>Name of Agency or IHE Delegate</w:t>
      </w:r>
      <w:r w:rsidR="00FE66CA">
        <w:rPr>
          <w:rStyle w:val="Signature-Name-TitleChar"/>
        </w:rPr>
        <w:fldChar w:fldCharType="end"/>
      </w:r>
      <w:bookmarkEnd w:id="47"/>
    </w:p>
    <w:p w14:paraId="52F19885" w14:textId="4AD9602A" w:rsidR="002D08CC" w:rsidRPr="002D08CC" w:rsidRDefault="00343929" w:rsidP="00343929">
      <w:pPr>
        <w:jc w:val="center"/>
        <w:rPr>
          <w:rFonts w:eastAsia="Calibri" w:cs="Courier"/>
          <w:szCs w:val="20"/>
        </w:rPr>
        <w:sectPr w:rsidR="002D08CC" w:rsidRPr="002D08CC" w:rsidSect="002D08CC">
          <w:type w:val="continuous"/>
          <w:pgSz w:w="12240" w:h="15840"/>
          <w:pgMar w:top="1440" w:right="1440" w:bottom="1440" w:left="1440" w:header="720" w:footer="720" w:gutter="0"/>
          <w:pgNumType w:start="1"/>
          <w:cols w:space="720"/>
          <w:docGrid w:linePitch="360"/>
        </w:sectPr>
      </w:pPr>
      <w:r w:rsidRPr="00343929">
        <w:rPr>
          <w:rFonts w:eastAsia="Courier" w:cs="Courier"/>
          <w:szCs w:val="20"/>
        </w:rPr>
        <w:lastRenderedPageBreak/>
        <w:t>Effective Date: __________________</w:t>
      </w:r>
    </w:p>
    <w:p w14:paraId="0DD4064B" w14:textId="77777777" w:rsidR="00A77B3E" w:rsidRPr="007F7EEB" w:rsidRDefault="00B55654" w:rsidP="007F7EEB">
      <w:pPr>
        <w:rPr>
          <w:b/>
        </w:rPr>
      </w:pPr>
      <w:r w:rsidRPr="007F7EEB">
        <w:rPr>
          <w:b/>
        </w:rPr>
        <w:lastRenderedPageBreak/>
        <w:t>STATE OF COLORADO</w:t>
      </w:r>
    </w:p>
    <w:p w14:paraId="1A022E29" w14:textId="77777777" w:rsidR="00A77B3E" w:rsidRPr="007F7EEB" w:rsidRDefault="00B55654" w:rsidP="007F7EEB">
      <w:pPr>
        <w:rPr>
          <w:b/>
        </w:rPr>
      </w:pPr>
      <w:r w:rsidRPr="007F7EEB">
        <w:rPr>
          <w:b/>
        </w:rPr>
        <w:t>OFFICE OF THE STATE ARCHITECT</w:t>
      </w:r>
    </w:p>
    <w:p w14:paraId="60B1963C" w14:textId="77777777" w:rsidR="00A77B3E" w:rsidRPr="007F7EEB" w:rsidRDefault="00B55654" w:rsidP="007F7EEB">
      <w:pPr>
        <w:rPr>
          <w:b/>
        </w:rPr>
      </w:pPr>
      <w:r w:rsidRPr="007F7EEB">
        <w:rPr>
          <w:b/>
        </w:rPr>
        <w:t>STATE BUILDINGS PROGRAM</w:t>
      </w:r>
    </w:p>
    <w:p w14:paraId="17DD769B" w14:textId="77777777" w:rsidR="00A77B3E" w:rsidRPr="007F7EEB" w:rsidRDefault="00A77B3E" w:rsidP="007F7EEB"/>
    <w:p w14:paraId="261BE6FC" w14:textId="77777777" w:rsidR="00A77B3E" w:rsidRPr="007F7EEB" w:rsidRDefault="00B55654" w:rsidP="007F7EEB">
      <w:pPr>
        <w:rPr>
          <w:b/>
        </w:rPr>
      </w:pPr>
      <w:r w:rsidRPr="007F7EEB">
        <w:rPr>
          <w:b/>
        </w:rPr>
        <w:t xml:space="preserve">CONTRACTOR'S DESIGN/BID/BUILD (D/B/B) AGREEMENT </w:t>
      </w:r>
    </w:p>
    <w:p w14:paraId="177920C0" w14:textId="77777777" w:rsidR="00A77B3E" w:rsidRPr="007F7EEB" w:rsidRDefault="00B55654" w:rsidP="007F7EEB">
      <w:r w:rsidRPr="007F7EEB">
        <w:t>(STATE FORM SC-6.21)</w:t>
      </w:r>
    </w:p>
    <w:p w14:paraId="1CEA1901" w14:textId="77777777" w:rsidR="00A77B3E" w:rsidRDefault="00A77B3E" w:rsidP="007F7EEB"/>
    <w:p w14:paraId="01C39E17" w14:textId="77777777" w:rsidR="008E713B" w:rsidRDefault="00042559" w:rsidP="00042559">
      <w:bookmarkStart w:id="48" w:name="_Hlk200380720"/>
      <w:r w:rsidRPr="00D171E9">
        <w:t>Department ID:</w:t>
      </w:r>
      <w:r>
        <w:t xml:space="preserve"> </w:t>
      </w:r>
      <w:r w:rsidRPr="00E304F3">
        <w:rPr>
          <w:rStyle w:val="FieldLeftJustifiedChar"/>
          <w:rFonts w:eastAsia="Courier"/>
        </w:rPr>
        <w:fldChar w:fldCharType="begin">
          <w:ffData>
            <w:name w:val=""/>
            <w:enabled/>
            <w:calcOnExit w:val="0"/>
            <w:textInput>
              <w:default w:val="Insert Dept. Code"/>
            </w:textInput>
          </w:ffData>
        </w:fldChar>
      </w:r>
      <w:r w:rsidRPr="00E304F3">
        <w:rPr>
          <w:rStyle w:val="FieldLeftJustifiedChar"/>
          <w:rFonts w:eastAsia="Courier"/>
        </w:rPr>
        <w:instrText xml:space="preserve"> FORMTEXT </w:instrText>
      </w:r>
      <w:r w:rsidRPr="00E304F3">
        <w:rPr>
          <w:rStyle w:val="FieldLeftJustifiedChar"/>
          <w:rFonts w:eastAsia="Courier"/>
        </w:rPr>
      </w:r>
      <w:r w:rsidRPr="00E304F3">
        <w:rPr>
          <w:rStyle w:val="FieldLeftJustifiedChar"/>
          <w:rFonts w:eastAsia="Courier"/>
        </w:rPr>
        <w:fldChar w:fldCharType="separate"/>
      </w:r>
      <w:r w:rsidRPr="00E304F3">
        <w:rPr>
          <w:rStyle w:val="FieldLeftJustifiedChar"/>
          <w:rFonts w:eastAsia="Courier"/>
        </w:rPr>
        <w:t>Insert Dept. Code</w:t>
      </w:r>
      <w:r w:rsidRPr="00E304F3">
        <w:rPr>
          <w:rStyle w:val="FieldLeftJustifiedChar"/>
          <w:rFonts w:eastAsia="Courier"/>
        </w:rPr>
        <w:fldChar w:fldCharType="end"/>
      </w:r>
      <w:r>
        <w:t xml:space="preserve">   </w:t>
      </w:r>
      <w:r w:rsidRPr="00D171E9">
        <w:t>Contract ID #:</w:t>
      </w:r>
      <w:r>
        <w:t xml:space="preserve"> </w:t>
      </w:r>
      <w:r w:rsidRPr="00E304F3">
        <w:rPr>
          <w:rStyle w:val="FieldLeftJustifiedChar"/>
          <w:rFonts w:eastAsia="Courier"/>
        </w:rPr>
        <w:fldChar w:fldCharType="begin">
          <w:ffData>
            <w:name w:val=""/>
            <w:enabled/>
            <w:calcOnExit w:val="0"/>
            <w:textInput>
              <w:default w:val="Insert Contract ID"/>
            </w:textInput>
          </w:ffData>
        </w:fldChar>
      </w:r>
      <w:r w:rsidRPr="00E304F3">
        <w:rPr>
          <w:rStyle w:val="FieldLeftJustifiedChar"/>
          <w:rFonts w:eastAsia="Courier"/>
        </w:rPr>
        <w:instrText xml:space="preserve"> FORMTEXT </w:instrText>
      </w:r>
      <w:r w:rsidRPr="00E304F3">
        <w:rPr>
          <w:rStyle w:val="FieldLeftJustifiedChar"/>
          <w:rFonts w:eastAsia="Courier"/>
        </w:rPr>
      </w:r>
      <w:r w:rsidRPr="00E304F3">
        <w:rPr>
          <w:rStyle w:val="FieldLeftJustifiedChar"/>
          <w:rFonts w:eastAsia="Courier"/>
        </w:rPr>
        <w:fldChar w:fldCharType="separate"/>
      </w:r>
      <w:r w:rsidRPr="00E304F3">
        <w:rPr>
          <w:rStyle w:val="FieldLeftJustifiedChar"/>
          <w:rFonts w:eastAsia="Courier"/>
        </w:rPr>
        <w:t>Insert Contract ID</w:t>
      </w:r>
      <w:r w:rsidRPr="00E304F3">
        <w:rPr>
          <w:rStyle w:val="FieldLeftJustifiedChar"/>
          <w:rFonts w:eastAsia="Courier"/>
        </w:rPr>
        <w:fldChar w:fldCharType="end"/>
      </w:r>
    </w:p>
    <w:p w14:paraId="654A415D" w14:textId="0207D6AF" w:rsidR="00042559" w:rsidRPr="00D171E9" w:rsidRDefault="00042559" w:rsidP="00042559">
      <w:r w:rsidRPr="00D171E9">
        <w:t>Project #:</w:t>
      </w:r>
      <w:r w:rsidRPr="00E304F3">
        <w:rPr>
          <w:rStyle w:val="FieldLeftJustifiedChar"/>
          <w:rFonts w:eastAsia="Courier"/>
        </w:rPr>
        <w:fldChar w:fldCharType="begin">
          <w:ffData>
            <w:name w:val=""/>
            <w:enabled/>
            <w:calcOnExit w:val="0"/>
            <w:textInput>
              <w:default w:val="Insert Project #"/>
            </w:textInput>
          </w:ffData>
        </w:fldChar>
      </w:r>
      <w:r w:rsidRPr="00E304F3">
        <w:rPr>
          <w:rStyle w:val="FieldLeftJustifiedChar"/>
          <w:rFonts w:eastAsia="Courier"/>
        </w:rPr>
        <w:instrText xml:space="preserve"> FORMTEXT </w:instrText>
      </w:r>
      <w:r w:rsidRPr="00E304F3">
        <w:rPr>
          <w:rStyle w:val="FieldLeftJustifiedChar"/>
          <w:rFonts w:eastAsia="Courier"/>
        </w:rPr>
      </w:r>
      <w:r w:rsidRPr="00E304F3">
        <w:rPr>
          <w:rStyle w:val="FieldLeftJustifiedChar"/>
          <w:rFonts w:eastAsia="Courier"/>
        </w:rPr>
        <w:fldChar w:fldCharType="separate"/>
      </w:r>
      <w:r w:rsidRPr="00E304F3">
        <w:rPr>
          <w:rStyle w:val="FieldLeftJustifiedChar"/>
          <w:rFonts w:eastAsia="Courier"/>
        </w:rPr>
        <w:t>Insert Project #</w:t>
      </w:r>
      <w:r w:rsidRPr="00E304F3">
        <w:rPr>
          <w:rStyle w:val="FieldLeftJustifiedChar"/>
          <w:rFonts w:eastAsia="Courier"/>
        </w:rPr>
        <w:fldChar w:fldCharType="end"/>
      </w:r>
    </w:p>
    <w:bookmarkEnd w:id="48"/>
    <w:p w14:paraId="24A0E082" w14:textId="77777777" w:rsidR="00A77B3E" w:rsidRDefault="00A77B3E" w:rsidP="007F7EEB"/>
    <w:p w14:paraId="4AD1B092" w14:textId="40CD0293" w:rsidR="00A77B3E" w:rsidRDefault="00B55654" w:rsidP="007F7EEB">
      <w:pPr>
        <w:jc w:val="both"/>
        <w:rPr>
          <w:sz w:val="20"/>
          <w:szCs w:val="20"/>
        </w:rPr>
      </w:pPr>
      <w:r>
        <w:rPr>
          <w:b/>
          <w:bCs/>
        </w:rPr>
        <w:t>1. PARTIES</w:t>
      </w:r>
      <w:r>
        <w:t xml:space="preserve">. </w:t>
      </w:r>
      <w:r w:rsidR="0035294F" w:rsidRPr="00892026">
        <w:rPr>
          <w:rFonts w:asciiTheme="minorHAnsi" w:hAnsiTheme="minorHAnsi" w:cstheme="minorHAnsi"/>
        </w:rPr>
        <w:t xml:space="preserve">THIS AGREEMENT </w:t>
      </w:r>
      <w:r w:rsidR="0035294F" w:rsidRPr="00892026">
        <w:rPr>
          <w:rFonts w:asciiTheme="minorHAnsi" w:hAnsiTheme="minorHAnsi" w:cstheme="minorHAnsi"/>
          <w:spacing w:val="-3"/>
        </w:rPr>
        <w:t xml:space="preserve">is entered into by and between </w:t>
      </w:r>
      <w:r w:rsidR="0035294F" w:rsidRPr="00892026">
        <w:rPr>
          <w:rFonts w:asciiTheme="minorHAnsi" w:hAnsiTheme="minorHAnsi" w:cstheme="minorHAnsi"/>
        </w:rPr>
        <w:t xml:space="preserve">the STATE OF COLORADO, acting by and through the </w:t>
      </w:r>
      <w:r w:rsidR="0035294F" w:rsidRPr="00042559">
        <w:rPr>
          <w:rStyle w:val="LeftJustifyFieldChar"/>
        </w:rPr>
        <w:fldChar w:fldCharType="begin">
          <w:ffData>
            <w:name w:val=""/>
            <w:enabled/>
            <w:calcOnExit w:val="0"/>
            <w:textInput>
              <w:default w:val="Insert Department's or IHE's Full Legal Name"/>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Insert Department's or IHE's Full Legal Name</w:t>
      </w:r>
      <w:r w:rsidR="0035294F" w:rsidRPr="00042559">
        <w:rPr>
          <w:rStyle w:val="LeftJustifyFieldChar"/>
        </w:rPr>
        <w:fldChar w:fldCharType="end"/>
      </w:r>
      <w:r w:rsidR="0035294F" w:rsidRPr="00892026">
        <w:rPr>
          <w:rFonts w:asciiTheme="minorHAnsi" w:eastAsia="Calibri" w:hAnsiTheme="minorHAnsi" w:cstheme="minorHAnsi"/>
          <w:sz w:val="20"/>
        </w:rPr>
        <w:t xml:space="preserve"> </w:t>
      </w:r>
      <w:r w:rsidR="0035294F" w:rsidRPr="00892026">
        <w:rPr>
          <w:rFonts w:asciiTheme="minorHAnsi" w:hAnsiTheme="minorHAnsi" w:cstheme="minorHAnsi"/>
        </w:rPr>
        <w:t>hereinafter referred to as the</w:t>
      </w:r>
      <w:r w:rsidR="00152AEB">
        <w:rPr>
          <w:rFonts w:asciiTheme="minorHAnsi" w:hAnsiTheme="minorHAnsi" w:cstheme="minorHAnsi"/>
        </w:rPr>
        <w:t xml:space="preserve"> State or</w:t>
      </w:r>
      <w:r w:rsidR="0035294F" w:rsidRPr="00892026">
        <w:rPr>
          <w:rFonts w:asciiTheme="minorHAnsi" w:hAnsiTheme="minorHAnsi" w:cstheme="minorHAnsi"/>
        </w:rPr>
        <w:t xml:space="preserve"> Principal Representative, and </w:t>
      </w:r>
      <w:r w:rsidR="0035294F" w:rsidRPr="00042559">
        <w:rPr>
          <w:rStyle w:val="LeftJustifyFieldChar"/>
        </w:rPr>
        <w:fldChar w:fldCharType="begin">
          <w:ffData>
            <w:name w:val=""/>
            <w:enabled/>
            <w:calcOnExit w:val="0"/>
            <w:textInput>
              <w:default w:val="Insert Contractor's full Legal Name including &quot;Inc.&quot;, &quot;LLC&quot; etc."/>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Insert Contractor's full Legal Name including "Inc.", "LLC" etc.</w:t>
      </w:r>
      <w:r w:rsidR="0035294F" w:rsidRPr="00042559">
        <w:rPr>
          <w:rStyle w:val="LeftJustifyFieldChar"/>
        </w:rPr>
        <w:fldChar w:fldCharType="end"/>
      </w:r>
      <w:r w:rsidR="0035294F" w:rsidRPr="00892026">
        <w:rPr>
          <w:rFonts w:asciiTheme="minorHAnsi" w:hAnsiTheme="minorHAnsi" w:cstheme="minorHAnsi"/>
        </w:rPr>
        <w:t xml:space="preserve"> having its offices at </w:t>
      </w:r>
      <w:r w:rsidR="0035294F" w:rsidRPr="00042559">
        <w:rPr>
          <w:rStyle w:val="LeftJustifyFieldChar"/>
        </w:rPr>
        <w:fldChar w:fldCharType="begin">
          <w:ffData>
            <w:name w:val=""/>
            <w:enabled/>
            <w:calcOnExit w:val="0"/>
            <w:textInput>
              <w:default w:val="Street address, City, State and Zip Code"/>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Street address, City, State and Zip Code</w:t>
      </w:r>
      <w:r w:rsidR="0035294F" w:rsidRPr="00042559">
        <w:rPr>
          <w:rStyle w:val="LeftJustifyFieldChar"/>
        </w:rPr>
        <w:fldChar w:fldCharType="end"/>
      </w:r>
      <w:r w:rsidR="005F2B99">
        <w:rPr>
          <w:rFonts w:asciiTheme="minorHAnsi" w:hAnsiTheme="minorHAnsi" w:cstheme="minorHAnsi"/>
        </w:rPr>
        <w:t xml:space="preserve"> </w:t>
      </w:r>
      <w:r w:rsidR="0035294F" w:rsidRPr="00892026">
        <w:rPr>
          <w:rFonts w:asciiTheme="minorHAnsi" w:hAnsiTheme="minorHAnsi" w:cstheme="minorHAnsi"/>
        </w:rPr>
        <w:t xml:space="preserve">hereinafter referred to as the </w:t>
      </w:r>
      <w:r w:rsidR="006A49FB">
        <w:rPr>
          <w:rFonts w:asciiTheme="minorHAnsi" w:hAnsiTheme="minorHAnsi" w:cstheme="minorHAnsi"/>
        </w:rPr>
        <w:t>Contractor</w:t>
      </w:r>
      <w:r w:rsidR="0035294F" w:rsidRPr="00892026">
        <w:rPr>
          <w:rFonts w:asciiTheme="minorHAnsi" w:hAnsiTheme="minorHAnsi" w:cstheme="minorHAnsi"/>
        </w:rPr>
        <w:t>.</w:t>
      </w:r>
    </w:p>
    <w:p w14:paraId="696FA69B" w14:textId="77777777" w:rsidR="00A77B3E" w:rsidRDefault="00A77B3E" w:rsidP="007F7EEB"/>
    <w:p w14:paraId="7B5772C7" w14:textId="54BBDA0C" w:rsidR="00A77B3E" w:rsidRDefault="00B55654" w:rsidP="007F7EEB">
      <w:pPr>
        <w:jc w:val="both"/>
      </w:pPr>
      <w:r>
        <w:rPr>
          <w:b/>
          <w:bCs/>
        </w:rPr>
        <w:t xml:space="preserve">2. EFFECTIVE DATE AND NOTICE OF NONLIABILITY. </w:t>
      </w:r>
      <w:r>
        <w:t xml:space="preserve">This Agreement shall not be effective or enforceable until it is approved and signed by the State Controller or its designee (hereinafter called the “Effective Date”), but shall be effective and enforceable thereafter in accordance with its provisions. The State shall not be bound by any provision of this Contract before the Effective Date, and shall have no obligation to pay </w:t>
      </w:r>
      <w:r w:rsidR="00B86817">
        <w:t>Contractor</w:t>
      </w:r>
      <w:r>
        <w:t xml:space="preserve"> for any Work performed or expense incurred before the Effective Date.</w:t>
      </w:r>
    </w:p>
    <w:p w14:paraId="64DB40C4" w14:textId="77777777" w:rsidR="00A77B3E" w:rsidRDefault="00A77B3E" w:rsidP="007F7EEB"/>
    <w:p w14:paraId="4A507E70" w14:textId="77777777" w:rsidR="00A77B3E" w:rsidRPr="007F7EEB" w:rsidRDefault="00B55654" w:rsidP="007F7EEB">
      <w:pPr>
        <w:pStyle w:val="Recitals"/>
      </w:pPr>
      <w:bookmarkStart w:id="49" w:name="_Toc210059821"/>
      <w:r w:rsidRPr="007F7EEB">
        <w:t>RECITALS:</w:t>
      </w:r>
      <w:bookmarkEnd w:id="49"/>
    </w:p>
    <w:p w14:paraId="0D0F635C" w14:textId="77777777" w:rsidR="00A77B3E" w:rsidRDefault="00A77B3E" w:rsidP="007F7EEB"/>
    <w:p w14:paraId="5DD7BF6A" w14:textId="28CF06E3" w:rsidR="00A77B3E" w:rsidRDefault="00B55654" w:rsidP="007F7EEB">
      <w:pPr>
        <w:rPr>
          <w:rFonts w:asciiTheme="minorHAnsi" w:hAnsiTheme="minorHAnsi" w:cstheme="minorHAnsi"/>
        </w:rPr>
      </w:pPr>
      <w:r w:rsidRPr="00042559">
        <w:rPr>
          <w:rStyle w:val="Strong"/>
        </w:rPr>
        <w:t>WHEREAS</w:t>
      </w:r>
      <w:r>
        <w:t xml:space="preserve">, </w:t>
      </w:r>
      <w:r w:rsidR="0035294F" w:rsidRPr="00892026">
        <w:rPr>
          <w:rFonts w:asciiTheme="minorHAnsi" w:hAnsiTheme="minorHAnsi" w:cstheme="minorHAnsi"/>
        </w:rPr>
        <w:t xml:space="preserve">the Principal Representative intends to </w:t>
      </w:r>
      <w:r w:rsidR="00312161">
        <w:rPr>
          <w:rFonts w:asciiTheme="minorHAnsi" w:hAnsiTheme="minorHAnsi" w:cstheme="minorHAnsi"/>
        </w:rPr>
        <w:t xml:space="preserve">engage the services of a Contractor for </w:t>
      </w:r>
      <w:commentRangeStart w:id="50"/>
      <w:r w:rsidR="00312161">
        <w:rPr>
          <w:rFonts w:asciiTheme="minorHAnsi" w:hAnsiTheme="minorHAnsi" w:cstheme="minorHAnsi"/>
        </w:rPr>
        <w:t xml:space="preserve">the </w:t>
      </w:r>
      <w:r w:rsidR="007A3FEA" w:rsidRPr="00042559">
        <w:rPr>
          <w:rStyle w:val="LeftJustifyFieldChar"/>
        </w:rPr>
        <w:fldChar w:fldCharType="begin">
          <w:ffData>
            <w:name w:val=""/>
            <w:enabled/>
            <w:calcOnExit w:val="0"/>
            <w:textInput>
              <w:default w:val="Insert Project Name as provided by the State Controller's Office"/>
            </w:textInput>
          </w:ffData>
        </w:fldChar>
      </w:r>
      <w:r w:rsidR="007A3FEA" w:rsidRPr="00042559">
        <w:rPr>
          <w:rStyle w:val="LeftJustifyFieldChar"/>
        </w:rPr>
        <w:instrText xml:space="preserve"> FORMTEXT </w:instrText>
      </w:r>
      <w:r w:rsidR="007A3FEA" w:rsidRPr="00042559">
        <w:rPr>
          <w:rStyle w:val="LeftJustifyFieldChar"/>
        </w:rPr>
      </w:r>
      <w:r w:rsidR="007A3FEA" w:rsidRPr="00042559">
        <w:rPr>
          <w:rStyle w:val="LeftJustifyFieldChar"/>
        </w:rPr>
        <w:fldChar w:fldCharType="separate"/>
      </w:r>
      <w:r w:rsidR="007A3FEA" w:rsidRPr="00042559">
        <w:rPr>
          <w:rStyle w:val="LeftJustifyFieldChar"/>
        </w:rPr>
        <w:t>Insert Project Name as provided by the State Controller's Office</w:t>
      </w:r>
      <w:r w:rsidR="007A3FEA" w:rsidRPr="00042559">
        <w:rPr>
          <w:rStyle w:val="LeftJustifyFieldChar"/>
        </w:rPr>
        <w:fldChar w:fldCharType="end"/>
      </w:r>
      <w:r w:rsidR="0035294F">
        <w:rPr>
          <w:rFonts w:asciiTheme="minorHAnsi" w:hAnsiTheme="minorHAnsi" w:cstheme="minorHAnsi"/>
        </w:rPr>
        <w:t xml:space="preserve"> </w:t>
      </w:r>
      <w:commentRangeEnd w:id="50"/>
      <w:r w:rsidR="00CA6D26" w:rsidRPr="00892026">
        <w:rPr>
          <w:rStyle w:val="CommentReference"/>
          <w:rFonts w:asciiTheme="minorHAnsi" w:hAnsiTheme="minorHAnsi" w:cstheme="minorHAnsi"/>
          <w:sz w:val="24"/>
          <w:szCs w:val="24"/>
        </w:rPr>
        <w:commentReference w:id="50"/>
      </w:r>
      <w:r w:rsidR="0035294F" w:rsidRPr="00892026">
        <w:rPr>
          <w:rFonts w:asciiTheme="minorHAnsi" w:hAnsiTheme="minorHAnsi" w:cstheme="minorHAnsi"/>
        </w:rPr>
        <w:t>hereinafter called the Project; and</w:t>
      </w:r>
    </w:p>
    <w:p w14:paraId="774B841A" w14:textId="77777777" w:rsidR="0035294F" w:rsidRDefault="0035294F" w:rsidP="007F7EEB"/>
    <w:p w14:paraId="440938E0" w14:textId="77777777" w:rsidR="0078452E" w:rsidRPr="0078452E" w:rsidRDefault="00B55654" w:rsidP="0078452E">
      <w:r w:rsidRPr="00042559">
        <w:rPr>
          <w:rStyle w:val="Strong"/>
        </w:rPr>
        <w:t>WHEREAS</w:t>
      </w:r>
      <w:r>
        <w:t xml:space="preserve">, authority exists in the Law and Funds have been budgeted, appropriated, and otherwise made available, and a sufficient unencumbered balance thereof remains available for </w:t>
      </w:r>
      <w:r w:rsidR="009B33EB">
        <w:t>payment</w:t>
      </w:r>
      <w:r w:rsidR="0078452E">
        <w:t xml:space="preserve"> </w:t>
      </w:r>
      <w:r w:rsidR="0078452E" w:rsidRPr="0078452E">
        <w:t xml:space="preserve">in Fund Number  </w:t>
      </w:r>
      <w:r w:rsidR="0078452E" w:rsidRPr="00F54F97">
        <w:rPr>
          <w:color w:val="0070C0"/>
          <w:u w:val="single"/>
        </w:rPr>
        <w:t>Insert Fund Number Here</w:t>
      </w:r>
      <w:r w:rsidR="0078452E" w:rsidRPr="0078452E">
        <w:t xml:space="preserve">, Account Number </w:t>
      </w:r>
      <w:r w:rsidR="0078452E" w:rsidRPr="00F54F97">
        <w:rPr>
          <w:color w:val="0070C0"/>
          <w:u w:val="single"/>
        </w:rPr>
        <w:t>Insert Account Number here</w:t>
      </w:r>
      <w:r w:rsidR="0078452E" w:rsidRPr="0078452E">
        <w:t xml:space="preserve">; and </w:t>
      </w:r>
    </w:p>
    <w:p w14:paraId="38D7203F" w14:textId="30D7CDB5" w:rsidR="00A77B3E" w:rsidRDefault="009B33EB" w:rsidP="007F7EEB">
      <w:r>
        <w:t>.</w:t>
      </w:r>
    </w:p>
    <w:p w14:paraId="296353BC" w14:textId="77777777" w:rsidR="00924646" w:rsidRPr="00924646" w:rsidRDefault="00924646" w:rsidP="00924646">
      <w:pPr>
        <w:jc w:val="both"/>
        <w:rPr>
          <w:rFonts w:eastAsia="CG Times" w:cs="CG Times"/>
          <w:szCs w:val="20"/>
        </w:rPr>
      </w:pPr>
    </w:p>
    <w:p w14:paraId="62901B60" w14:textId="4A9F9F8A" w:rsidR="00924646" w:rsidRDefault="00924646" w:rsidP="00924646">
      <w:pPr>
        <w:jc w:val="both"/>
        <w:rPr>
          <w:rFonts w:eastAsia="CG Times" w:cs="CG Times"/>
          <w:szCs w:val="20"/>
        </w:rPr>
      </w:pPr>
      <w:r w:rsidRPr="00042559">
        <w:rPr>
          <w:rStyle w:val="Strong"/>
        </w:rPr>
        <w:t>WHEREAS,</w:t>
      </w:r>
      <w:r w:rsidRPr="00924646">
        <w:rPr>
          <w:rFonts w:eastAsia="CG Times" w:cs="CG Times"/>
          <w:b/>
          <w:szCs w:val="20"/>
        </w:rPr>
        <w:t xml:space="preserve"> </w:t>
      </w:r>
      <w:r w:rsidRPr="00924646">
        <w:rPr>
          <w:rFonts w:eastAsia="CG Times" w:cs="CG Times"/>
          <w:szCs w:val="20"/>
        </w:rPr>
        <w:t xml:space="preserve">the State has </w:t>
      </w:r>
      <w:r w:rsidRPr="00042559">
        <w:rPr>
          <w:rStyle w:val="Strong"/>
        </w:rPr>
        <w:t>Appropriated</w:t>
      </w:r>
      <w:r w:rsidRPr="00924646">
        <w:rPr>
          <w:rFonts w:eastAsia="CG Times" w:cs="CG Times"/>
          <w:szCs w:val="20"/>
        </w:rPr>
        <w:t xml:space="preserve"> and the Principal Representative has been authorized to expend the total sum of </w:t>
      </w:r>
      <w:r w:rsidRPr="00042559">
        <w:rPr>
          <w:rStyle w:val="LeftJustifyFieldChar"/>
          <w:rFonts w:eastAsia="CG Times"/>
        </w:rPr>
        <w:fldChar w:fldCharType="begin">
          <w:ffData>
            <w:name w:val="Text13"/>
            <w:enabled/>
            <w:calcOnExit w:val="0"/>
            <w:textInput>
              <w:default w:val="Insert Dollar Value in Written Words"/>
            </w:textInput>
          </w:ffData>
        </w:fldChar>
      </w:r>
      <w:bookmarkStart w:id="51" w:name="Text13"/>
      <w:r w:rsidRPr="00042559">
        <w:rPr>
          <w:rStyle w:val="LeftJustifyFieldChar"/>
          <w:rFonts w:eastAsia="CG Times"/>
        </w:rPr>
        <w:instrText xml:space="preserve"> FORMTEXT </w:instrText>
      </w:r>
      <w:r w:rsidRPr="00042559">
        <w:rPr>
          <w:rStyle w:val="LeftJustifyFieldChar"/>
          <w:rFonts w:eastAsia="CG Times"/>
        </w:rPr>
      </w:r>
      <w:r w:rsidRPr="00042559">
        <w:rPr>
          <w:rStyle w:val="LeftJustifyFieldChar"/>
          <w:rFonts w:eastAsia="CG Times"/>
        </w:rPr>
        <w:fldChar w:fldCharType="separate"/>
      </w:r>
      <w:r w:rsidRPr="00042559">
        <w:rPr>
          <w:rStyle w:val="LeftJustifyFieldChar"/>
          <w:rFonts w:eastAsia="CG Times"/>
        </w:rPr>
        <w:t>Insert Dollar Value in Written Words</w:t>
      </w:r>
      <w:r w:rsidRPr="00042559">
        <w:rPr>
          <w:rStyle w:val="LeftJustifyFieldChar"/>
          <w:rFonts w:eastAsia="CG Times"/>
        </w:rPr>
        <w:fldChar w:fldCharType="end"/>
      </w:r>
      <w:bookmarkEnd w:id="51"/>
      <w:r w:rsidRPr="00924646">
        <w:rPr>
          <w:rFonts w:eastAsia="CG Times" w:cs="CG Times"/>
          <w:szCs w:val="20"/>
        </w:rPr>
        <w:t xml:space="preserve"> Dollars ($</w:t>
      </w:r>
      <w:r w:rsidRPr="00042559">
        <w:rPr>
          <w:rStyle w:val="LeftJustifyFieldChar"/>
          <w:rFonts w:eastAsia="CG Times"/>
        </w:rPr>
        <w:fldChar w:fldCharType="begin">
          <w:ffData>
            <w:name w:val="Text9"/>
            <w:enabled/>
            <w:calcOnExit w:val="0"/>
            <w:textInput>
              <w:type w:val="number"/>
              <w:format w:val="#,##0.00"/>
            </w:textInput>
          </w:ffData>
        </w:fldChar>
      </w:r>
      <w:r w:rsidRPr="00042559">
        <w:rPr>
          <w:rStyle w:val="LeftJustifyFieldChar"/>
          <w:rFonts w:eastAsia="CG Times"/>
        </w:rPr>
        <w:instrText xml:space="preserve"> FORMTEXT </w:instrText>
      </w:r>
      <w:r w:rsidRPr="00042559">
        <w:rPr>
          <w:rStyle w:val="LeftJustifyFieldChar"/>
          <w:rFonts w:eastAsia="CG Times"/>
        </w:rPr>
      </w:r>
      <w:r w:rsidRPr="00042559">
        <w:rPr>
          <w:rStyle w:val="LeftJustifyFieldChar"/>
          <w:rFonts w:eastAsia="CG Times"/>
        </w:rPr>
        <w:fldChar w:fldCharType="separate"/>
      </w:r>
      <w:r w:rsidRPr="00042559">
        <w:rPr>
          <w:rStyle w:val="LeftJustifyFieldChar"/>
          <w:rFonts w:eastAsia="CG Times"/>
        </w:rPr>
        <w:t> </w:t>
      </w:r>
      <w:r w:rsidRPr="00042559">
        <w:rPr>
          <w:rStyle w:val="LeftJustifyFieldChar"/>
          <w:rFonts w:eastAsia="CG Times"/>
        </w:rPr>
        <w:t> </w:t>
      </w:r>
      <w:r w:rsidRPr="00042559">
        <w:rPr>
          <w:rStyle w:val="LeftJustifyFieldChar"/>
          <w:rFonts w:eastAsia="CG Times"/>
        </w:rPr>
        <w:t> </w:t>
      </w:r>
      <w:r w:rsidRPr="00042559">
        <w:rPr>
          <w:rStyle w:val="LeftJustifyFieldChar"/>
          <w:rFonts w:eastAsia="CG Times"/>
        </w:rPr>
        <w:t> </w:t>
      </w:r>
      <w:r w:rsidRPr="00042559">
        <w:rPr>
          <w:rStyle w:val="LeftJustifyFieldChar"/>
          <w:rFonts w:eastAsia="CG Times"/>
        </w:rPr>
        <w:t> </w:t>
      </w:r>
      <w:r w:rsidRPr="00042559">
        <w:rPr>
          <w:rStyle w:val="LeftJustifyFieldChar"/>
          <w:rFonts w:eastAsia="CG Times"/>
        </w:rPr>
        <w:fldChar w:fldCharType="end"/>
      </w:r>
      <w:r w:rsidRPr="00924646">
        <w:rPr>
          <w:rFonts w:eastAsia="CG Times" w:cs="CG Times"/>
          <w:szCs w:val="20"/>
        </w:rPr>
        <w:t>) for this project including all professional services, construction/improvements, project contingencies, furnishings, movable equipment, reimbursable expenses and miscellaneous expenses; and</w:t>
      </w:r>
    </w:p>
    <w:p w14:paraId="1DF1DEB2" w14:textId="77777777" w:rsidR="00830442" w:rsidRPr="00321470" w:rsidRDefault="00830442" w:rsidP="00830442">
      <w:pPr>
        <w:jc w:val="both"/>
        <w:rPr>
          <w:rFonts w:cstheme="minorHAnsi"/>
          <w:i/>
          <w:szCs w:val="20"/>
        </w:rPr>
      </w:pPr>
    </w:p>
    <w:p w14:paraId="2FFCE974" w14:textId="322D3441" w:rsidR="00A77B3E" w:rsidRDefault="00830442" w:rsidP="00A25EA3">
      <w:pPr>
        <w:pStyle w:val="Texttobeedited-Recitals"/>
      </w:pPr>
      <w:commentRangeStart w:id="52"/>
      <w:r w:rsidRPr="00321470">
        <w:t>(WHEREAS, funds are available for only a portion of the services defined herein, as more fully described in the funding Condition</w:t>
      </w:r>
      <w:r>
        <w:t xml:space="preserve"> Precedent clause in Article 5.1; and</w:t>
      </w:r>
      <w:r w:rsidRPr="00321470">
        <w:t>)</w:t>
      </w:r>
      <w:commentRangeEnd w:id="52"/>
      <w:r>
        <w:rPr>
          <w:rStyle w:val="CommentReference"/>
          <w:sz w:val="24"/>
          <w:szCs w:val="20"/>
        </w:rPr>
        <w:commentReference w:id="52"/>
      </w:r>
    </w:p>
    <w:p w14:paraId="2CCD22C6" w14:textId="77777777" w:rsidR="00A77B3E" w:rsidRDefault="00A77B3E" w:rsidP="007F7EEB"/>
    <w:p w14:paraId="54BBCDC9" w14:textId="77777777" w:rsidR="00A77B3E" w:rsidRDefault="00B55654" w:rsidP="007F7EEB">
      <w:r w:rsidRPr="00042559">
        <w:rPr>
          <w:rStyle w:val="Strong"/>
        </w:rPr>
        <w:t>WITNESSETH</w:t>
      </w:r>
      <w:r>
        <w:t>, that the State of Colorado and the Contractor agree as follows:</w:t>
      </w:r>
    </w:p>
    <w:p w14:paraId="43D27947" w14:textId="0773F6E8" w:rsidR="00A77B3E" w:rsidRDefault="00A77B3E" w:rsidP="007F7EEB"/>
    <w:p w14:paraId="06D3CD85" w14:textId="77777777" w:rsidR="001B37C5" w:rsidRDefault="001B37C5" w:rsidP="007F7EEB"/>
    <w:p w14:paraId="7C8369C9" w14:textId="508B3C08" w:rsidR="00A77B3E" w:rsidRPr="00BE1A19" w:rsidRDefault="00B55654" w:rsidP="00975A68">
      <w:pPr>
        <w:pStyle w:val="Heading1"/>
        <w:numPr>
          <w:ilvl w:val="0"/>
          <w:numId w:val="2"/>
        </w:numPr>
        <w:ind w:left="360" w:hanging="360"/>
      </w:pPr>
      <w:bookmarkStart w:id="53" w:name="_Toc210059822"/>
      <w:r w:rsidRPr="00BE1A19">
        <w:t xml:space="preserve">ARTICLE 1 </w:t>
      </w:r>
      <w:r w:rsidR="00841189">
        <w:t xml:space="preserve"> </w:t>
      </w:r>
      <w:r w:rsidR="00091A0B">
        <w:tab/>
      </w:r>
      <w:r w:rsidRPr="005D0633">
        <w:t>PERFORMANCE</w:t>
      </w:r>
      <w:r w:rsidRPr="00BE1A19">
        <w:t xml:space="preserve"> OF THE WORK</w:t>
      </w:r>
      <w:bookmarkEnd w:id="53"/>
    </w:p>
    <w:p w14:paraId="587E51C8" w14:textId="77777777" w:rsidR="00A77B3E" w:rsidRDefault="00B55654" w:rsidP="00C22A0F">
      <w:pPr>
        <w:pStyle w:val="Para1"/>
      </w:pPr>
      <w:r>
        <w:t xml:space="preserve">The Contractor shall perform all </w:t>
      </w:r>
      <w:r w:rsidRPr="00C22A0F">
        <w:t>of</w:t>
      </w:r>
      <w:r>
        <w:t xml:space="preserve"> the Work required for the complete and prompt execution of everything described or shown in, or reasonably implied from the Contract Documents for the above referenced Project.</w:t>
      </w:r>
    </w:p>
    <w:p w14:paraId="011458FA" w14:textId="3F1147AE" w:rsidR="00A77B3E" w:rsidRDefault="00A77B3E" w:rsidP="007F7EEB"/>
    <w:p w14:paraId="14F7A672" w14:textId="77777777" w:rsidR="001B37C5" w:rsidRDefault="001B37C5" w:rsidP="007F7EEB"/>
    <w:p w14:paraId="04A610D7" w14:textId="4C71B750" w:rsidR="00A77B3E" w:rsidRDefault="00B55654" w:rsidP="00975A68">
      <w:pPr>
        <w:pStyle w:val="Heading1"/>
      </w:pPr>
      <w:bookmarkStart w:id="54" w:name="_Toc210059823"/>
      <w:r>
        <w:t xml:space="preserve">ARTICLE 2 </w:t>
      </w:r>
      <w:r w:rsidR="00841189">
        <w:t xml:space="preserve"> </w:t>
      </w:r>
      <w:r w:rsidR="00091A0B">
        <w:tab/>
      </w:r>
      <w:r>
        <w:t>PROVISIONS OF THE CONTRACT DOCUMENTS</w:t>
      </w:r>
      <w:bookmarkEnd w:id="54"/>
    </w:p>
    <w:p w14:paraId="71E0CD6A" w14:textId="612B356A" w:rsidR="00A77B3E" w:rsidRDefault="00B55654" w:rsidP="00091A0B">
      <w:pPr>
        <w:pStyle w:val="Para1"/>
      </w:pPr>
      <w:r>
        <w:t xml:space="preserve">The Contractor agrees to perform the Work to the highest industry standards and to the satisfaction of the State of Colorado and its </w:t>
      </w:r>
      <w:r w:rsidR="00B86817">
        <w:t>contractor</w:t>
      </w:r>
      <w:r>
        <w:t xml:space="preserve"> in strict accordance with the provisions of the Contract Documents.</w:t>
      </w:r>
    </w:p>
    <w:p w14:paraId="58354184" w14:textId="1E1CF8AE" w:rsidR="00A77B3E" w:rsidRDefault="00A77B3E" w:rsidP="007F7EEB"/>
    <w:p w14:paraId="5E9AED84" w14:textId="79DD6C65" w:rsidR="00B90C6B" w:rsidRDefault="00B90C6B" w:rsidP="007F7EEB"/>
    <w:p w14:paraId="0E1F5606" w14:textId="132506C2" w:rsidR="00A77B3E" w:rsidRDefault="00B55654" w:rsidP="00975A68">
      <w:pPr>
        <w:pStyle w:val="Heading1"/>
      </w:pPr>
      <w:bookmarkStart w:id="55" w:name="_Toc210059824"/>
      <w:r>
        <w:t xml:space="preserve">ARTICLE 3 </w:t>
      </w:r>
      <w:r w:rsidR="00B90C6B">
        <w:t xml:space="preserve"> </w:t>
      </w:r>
      <w:r w:rsidR="00091A0B">
        <w:tab/>
      </w:r>
      <w:r>
        <w:t>TIME OF COMPLETION</w:t>
      </w:r>
      <w:bookmarkEnd w:id="55"/>
    </w:p>
    <w:p w14:paraId="6333DB53" w14:textId="6ECC101C" w:rsidR="00A77B3E" w:rsidRDefault="00B55654" w:rsidP="00091A0B">
      <w:pPr>
        <w:pStyle w:val="Para1"/>
      </w:pPr>
      <w:r>
        <w:t xml:space="preserve">The </w:t>
      </w:r>
      <w:r w:rsidR="0035294F" w:rsidRPr="00FA790A">
        <w:rPr>
          <w:rFonts w:asciiTheme="minorHAnsi" w:hAnsiTheme="minorHAnsi" w:cstheme="minorHAnsi"/>
        </w:rPr>
        <w:t xml:space="preserve">Contractor agrees to Substantially Complete the Project within </w:t>
      </w:r>
      <w:r w:rsidR="0035294F" w:rsidRPr="00042559">
        <w:rPr>
          <w:rStyle w:val="LeftJustifyFieldChar"/>
        </w:rPr>
        <w:fldChar w:fldCharType="begin">
          <w:ffData>
            <w:name w:val=""/>
            <w:enabled/>
            <w:calcOnExit w:val="0"/>
            <w:textInput>
              <w:type w:val="number"/>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fldChar w:fldCharType="end"/>
      </w:r>
      <w:r w:rsidR="0035294F" w:rsidRPr="00FA790A">
        <w:rPr>
          <w:rFonts w:asciiTheme="minorHAnsi" w:hAnsiTheme="minorHAnsi" w:cstheme="minorHAnsi"/>
        </w:rPr>
        <w:t xml:space="preserve"> calendar days from the date of the Notice to Proceed, in addition, the Contractor agrees to finally complete the Project from Substantial Completion to Final Acceptance within </w:t>
      </w:r>
      <w:r w:rsidR="0035294F" w:rsidRPr="00042559">
        <w:rPr>
          <w:rStyle w:val="LeftJustifyFieldChar"/>
        </w:rPr>
        <w:fldChar w:fldCharType="begin">
          <w:ffData>
            <w:name w:val=""/>
            <w:enabled/>
            <w:calcOnExit w:val="0"/>
            <w:textInput>
              <w:type w:val="number"/>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fldChar w:fldCharType="end"/>
      </w:r>
      <w:r w:rsidR="0035294F" w:rsidRPr="00FA790A">
        <w:rPr>
          <w:rFonts w:asciiTheme="minorHAnsi" w:hAnsiTheme="minorHAnsi" w:cstheme="minorHAnsi"/>
        </w:rPr>
        <w:t xml:space="preserve"> calendar days for a total time of completion of the entire Project of  </w:t>
      </w:r>
      <w:r w:rsidR="0035294F" w:rsidRPr="00042559">
        <w:rPr>
          <w:rStyle w:val="LeftJustifyFieldChar"/>
        </w:rPr>
        <w:fldChar w:fldCharType="begin">
          <w:ffData>
            <w:name w:val=""/>
            <w:enabled/>
            <w:calcOnExit w:val="0"/>
            <w:textInput>
              <w:type w:val="number"/>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fldChar w:fldCharType="end"/>
      </w:r>
      <w:r w:rsidR="0035294F" w:rsidRPr="00FA790A">
        <w:rPr>
          <w:rFonts w:asciiTheme="minorHAnsi" w:hAnsiTheme="minorHAnsi" w:cstheme="minorHAnsi"/>
        </w:rPr>
        <w:t xml:space="preserve">  calendar days. The Contractor shall perform the Work with due diligence to completion.</w:t>
      </w:r>
    </w:p>
    <w:p w14:paraId="5771F35D" w14:textId="45FC4D85" w:rsidR="00A77B3E" w:rsidRDefault="00A77B3E" w:rsidP="007F7EEB"/>
    <w:p w14:paraId="7B36AE45" w14:textId="77777777" w:rsidR="001B37C5" w:rsidRDefault="001B37C5" w:rsidP="007F7EEB"/>
    <w:p w14:paraId="49922C6C" w14:textId="3F789900" w:rsidR="00A77B3E" w:rsidRDefault="00B55654" w:rsidP="00975A68">
      <w:pPr>
        <w:pStyle w:val="Heading1"/>
      </w:pPr>
      <w:bookmarkStart w:id="56" w:name="_Toc210059825"/>
      <w:r>
        <w:t xml:space="preserve">ARTICLE 4 </w:t>
      </w:r>
      <w:r w:rsidR="00B90C6B">
        <w:t xml:space="preserve"> </w:t>
      </w:r>
      <w:r w:rsidR="00091A0B">
        <w:tab/>
      </w:r>
      <w:r>
        <w:t>ESSENTIAL CONDITION</w:t>
      </w:r>
      <w:bookmarkEnd w:id="56"/>
    </w:p>
    <w:p w14:paraId="07BF0BD2" w14:textId="721141DD" w:rsidR="00A77B3E" w:rsidRDefault="00B55654" w:rsidP="00091A0B">
      <w:pPr>
        <w:pStyle w:val="Para1"/>
      </w:pPr>
      <w:r>
        <w:t xml:space="preserve">Timely completion of the Project is an essential condition of this Agreement. The Contractor shall be subject to any liquidated damages described in </w:t>
      </w:r>
      <w:r w:rsidRPr="00B90C6B">
        <w:t>Article 7.</w:t>
      </w:r>
      <w:r w:rsidR="00B90C6B" w:rsidRPr="00B90C6B">
        <w:t>6</w:t>
      </w:r>
      <w:r>
        <w:t xml:space="preserve"> for failure to satisfactorily complete the Work within the time periods in Article 3 above. </w:t>
      </w:r>
    </w:p>
    <w:p w14:paraId="47352FEF" w14:textId="5817FEB3" w:rsidR="00A77B3E" w:rsidRDefault="00A77B3E" w:rsidP="007F7EEB"/>
    <w:p w14:paraId="2B92EDB3" w14:textId="77777777" w:rsidR="001B37C5" w:rsidRDefault="001B37C5" w:rsidP="007F7EEB"/>
    <w:p w14:paraId="5E7CC9F3" w14:textId="1B1A717B" w:rsidR="00A77B3E" w:rsidRDefault="00B55654" w:rsidP="00975A68">
      <w:pPr>
        <w:pStyle w:val="Heading1"/>
      </w:pPr>
      <w:bookmarkStart w:id="57" w:name="_Toc210059826"/>
      <w:r>
        <w:t xml:space="preserve">ARTICLE 5 </w:t>
      </w:r>
      <w:r w:rsidR="00B90C6B">
        <w:t xml:space="preserve"> </w:t>
      </w:r>
      <w:r w:rsidR="00091A0B">
        <w:tab/>
      </w:r>
      <w:r>
        <w:t>CONTRACT SUM</w:t>
      </w:r>
      <w:bookmarkEnd w:id="57"/>
    </w:p>
    <w:p w14:paraId="12AA9F31" w14:textId="5388B9A7" w:rsidR="00975A68" w:rsidRDefault="00B55654" w:rsidP="00893C73">
      <w:pPr>
        <w:pStyle w:val="Para1"/>
        <w:rPr>
          <w:rFonts w:asciiTheme="minorHAnsi" w:hAnsiTheme="minorHAnsi" w:cstheme="minorHAnsi"/>
        </w:rPr>
      </w:pPr>
      <w:r w:rsidRPr="0035294F">
        <w:rPr>
          <w:rFonts w:asciiTheme="minorHAnsi" w:hAnsiTheme="minorHAnsi" w:cstheme="minorHAnsi"/>
        </w:rPr>
        <w:t xml:space="preserve">The </w:t>
      </w:r>
      <w:r w:rsidR="0035294F" w:rsidRPr="0035294F">
        <w:rPr>
          <w:rFonts w:asciiTheme="minorHAnsi" w:hAnsiTheme="minorHAnsi" w:cstheme="minorHAnsi"/>
        </w:rPr>
        <w:t xml:space="preserve">Contractor shall be paid for the performance of this Agreement, subject to any additions and deductions as provided for in Articles 32, 34 and 35 of The General Conditions of the Construction Contract SC-6.23, the sum of </w:t>
      </w:r>
      <w:r w:rsidR="00893C73" w:rsidRPr="00042559">
        <w:rPr>
          <w:rStyle w:val="LeftJustifyFieldChar"/>
        </w:rPr>
        <w:fldChar w:fldCharType="begin">
          <w:ffData>
            <w:name w:val=""/>
            <w:enabled/>
            <w:calcOnExit w:val="0"/>
            <w:textInput>
              <w:default w:val="INSERT DOLLAR VALUE IN WORDS"/>
              <w:format w:val="UPPERCASE"/>
            </w:textInput>
          </w:ffData>
        </w:fldChar>
      </w:r>
      <w:r w:rsidR="00893C73" w:rsidRPr="00042559">
        <w:rPr>
          <w:rStyle w:val="LeftJustifyFieldChar"/>
        </w:rPr>
        <w:instrText xml:space="preserve"> FORMTEXT </w:instrText>
      </w:r>
      <w:r w:rsidR="00893C73" w:rsidRPr="00042559">
        <w:rPr>
          <w:rStyle w:val="LeftJustifyFieldChar"/>
        </w:rPr>
      </w:r>
      <w:r w:rsidR="00893C73" w:rsidRPr="00042559">
        <w:rPr>
          <w:rStyle w:val="LeftJustifyFieldChar"/>
        </w:rPr>
        <w:fldChar w:fldCharType="separate"/>
      </w:r>
      <w:r w:rsidR="00893C73" w:rsidRPr="00042559">
        <w:rPr>
          <w:rStyle w:val="LeftJustifyFieldChar"/>
        </w:rPr>
        <w:t>INSERT DOLLAR VALUE IN WORDS</w:t>
      </w:r>
      <w:r w:rsidR="00893C73" w:rsidRPr="00042559">
        <w:rPr>
          <w:rStyle w:val="LeftJustifyFieldChar"/>
        </w:rPr>
        <w:fldChar w:fldCharType="end"/>
      </w:r>
      <w:r w:rsidR="00893C73">
        <w:rPr>
          <w:rFonts w:asciiTheme="minorHAnsi" w:hAnsiTheme="minorHAnsi" w:cstheme="minorHAnsi"/>
        </w:rPr>
        <w:t xml:space="preserve"> DOLLARS AND NO/100 </w:t>
      </w:r>
      <w:r w:rsidR="0035294F" w:rsidRPr="0035294F">
        <w:rPr>
          <w:rFonts w:asciiTheme="minorHAnsi" w:hAnsiTheme="minorHAnsi" w:cstheme="minorHAnsi"/>
          <w:szCs w:val="20"/>
        </w:rPr>
        <w:t>($</w:t>
      </w:r>
      <w:r w:rsidR="0035294F" w:rsidRPr="00042559">
        <w:rPr>
          <w:rStyle w:val="LeftJustifyFieldChar"/>
        </w:rPr>
        <w:fldChar w:fldCharType="begin">
          <w:ffData>
            <w:name w:val=""/>
            <w:enabled/>
            <w:calcOnExit w:val="0"/>
            <w:textInput>
              <w:type w:val="number"/>
              <w:format w:val="#,##0"/>
            </w:textInput>
          </w:ffData>
        </w:fldChar>
      </w:r>
      <w:r w:rsidR="0035294F" w:rsidRPr="00042559">
        <w:rPr>
          <w:rStyle w:val="LeftJustifyFieldChar"/>
        </w:rPr>
        <w:instrText xml:space="preserve"> FORMTEXT </w:instrText>
      </w:r>
      <w:r w:rsidR="0035294F" w:rsidRPr="00042559">
        <w:rPr>
          <w:rStyle w:val="LeftJustifyFieldChar"/>
        </w:rPr>
      </w:r>
      <w:r w:rsidR="0035294F" w:rsidRPr="00042559">
        <w:rPr>
          <w:rStyle w:val="LeftJustifyFieldChar"/>
        </w:rPr>
        <w:fldChar w:fldCharType="separate"/>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t> </w:t>
      </w:r>
      <w:r w:rsidR="0035294F" w:rsidRPr="00042559">
        <w:rPr>
          <w:rStyle w:val="LeftJustifyFieldChar"/>
        </w:rPr>
        <w:fldChar w:fldCharType="end"/>
      </w:r>
      <w:r w:rsidR="0035294F" w:rsidRPr="0035294F">
        <w:rPr>
          <w:rFonts w:asciiTheme="minorHAnsi" w:hAnsiTheme="minorHAnsi" w:cstheme="minorHAnsi"/>
          <w:szCs w:val="20"/>
        </w:rPr>
        <w:t>)</w:t>
      </w:r>
      <w:r w:rsidR="0035294F" w:rsidRPr="0035294F">
        <w:rPr>
          <w:rFonts w:asciiTheme="minorHAnsi" w:hAnsiTheme="minorHAnsi" w:cstheme="minorHAnsi"/>
        </w:rPr>
        <w:t>.</w:t>
      </w:r>
    </w:p>
    <w:commentRangeStart w:id="58"/>
    <w:bookmarkStart w:id="59" w:name="_MON_1712407159"/>
    <w:bookmarkEnd w:id="59"/>
    <w:p w14:paraId="0ACB2141" w14:textId="72C99276" w:rsidR="00A77B3E" w:rsidRPr="0035294F" w:rsidRDefault="009152EF" w:rsidP="003A6CC5">
      <w:pPr>
        <w:pStyle w:val="Para1"/>
        <w:ind w:left="0"/>
        <w:rPr>
          <w:rFonts w:asciiTheme="minorHAnsi" w:hAnsiTheme="minorHAnsi" w:cstheme="minorHAnsi"/>
        </w:rPr>
      </w:pPr>
      <w:r>
        <w:rPr>
          <w:rFonts w:asciiTheme="minorHAnsi" w:hAnsiTheme="minorHAnsi" w:cstheme="minorHAnsi"/>
        </w:rPr>
        <w:object w:dxaOrig="9685" w:dyaOrig="2025" w14:anchorId="61DF7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100.5pt" o:ole="">
            <v:imagedata r:id="rId15" o:title=""/>
          </v:shape>
          <o:OLEObject Type="Embed" ProgID="Excel.Sheet.12" ShapeID="_x0000_i1025" DrawAspect="Content" ObjectID="_1845524550" r:id="rId16"/>
        </w:object>
      </w:r>
      <w:bookmarkStart w:id="60" w:name="h.1fob9te"/>
      <w:bookmarkEnd w:id="60"/>
      <w:commentRangeEnd w:id="58"/>
      <w:r w:rsidR="0035294F" w:rsidRPr="0035294F">
        <w:rPr>
          <w:rStyle w:val="CommentReference"/>
          <w:rFonts w:asciiTheme="minorHAnsi" w:hAnsiTheme="minorHAnsi" w:cstheme="minorHAnsi"/>
          <w:sz w:val="24"/>
          <w:szCs w:val="24"/>
        </w:rPr>
        <w:commentReference w:id="58"/>
      </w:r>
    </w:p>
    <w:p w14:paraId="2F64E035" w14:textId="6DE4C219" w:rsidR="001B37C5" w:rsidRDefault="00830442" w:rsidP="00042559">
      <w:pPr>
        <w:pStyle w:val="Heading2"/>
      </w:pPr>
      <w:bookmarkStart w:id="61" w:name="_Toc210059827"/>
      <w:r>
        <w:t>CONDITION PRECEDENT</w:t>
      </w:r>
      <w:bookmarkEnd w:id="61"/>
    </w:p>
    <w:p w14:paraId="412A5134" w14:textId="2B8FA77B" w:rsidR="00830442" w:rsidRPr="009A60B7" w:rsidRDefault="00830442" w:rsidP="00042559">
      <w:pPr>
        <w:tabs>
          <w:tab w:val="left" w:pos="-720"/>
        </w:tabs>
        <w:suppressAutoHyphens/>
        <w:spacing w:line="252" w:lineRule="exact"/>
        <w:ind w:left="720"/>
        <w:jc w:val="both"/>
        <w:rPr>
          <w:rFonts w:cstheme="minorHAnsi"/>
          <w:spacing w:val="-3"/>
          <w:szCs w:val="20"/>
        </w:rPr>
      </w:pPr>
      <w:r w:rsidRPr="00836440">
        <w:rPr>
          <w:rFonts w:cstheme="minorHAnsi"/>
          <w:i/>
          <w:spacing w:val="-3"/>
          <w:szCs w:val="20"/>
        </w:rPr>
        <w:t xml:space="preserve">(At the time of the execution of this Agreement, there are sufficient funds budgeted and appropriated to compensate the </w:t>
      </w:r>
      <w:r>
        <w:rPr>
          <w:rFonts w:cstheme="minorHAnsi"/>
          <w:i/>
          <w:spacing w:val="-3"/>
          <w:szCs w:val="20"/>
        </w:rPr>
        <w:t>Contractor</w:t>
      </w:r>
      <w:r w:rsidRPr="00836440">
        <w:rPr>
          <w:rFonts w:cstheme="minorHAnsi"/>
          <w:i/>
          <w:spacing w:val="-3"/>
          <w:szCs w:val="20"/>
        </w:rPr>
        <w:t xml:space="preserve"> only for performance of the services through </w:t>
      </w:r>
      <w:commentRangeStart w:id="62"/>
      <w:r w:rsidRPr="00836440">
        <w:rPr>
          <w:rFonts w:cstheme="minorHAnsi"/>
          <w:i/>
          <w:spacing w:val="-3"/>
          <w:szCs w:val="20"/>
        </w:rPr>
        <w:t>and including</w:t>
      </w:r>
      <w:commentRangeEnd w:id="62"/>
      <w:r w:rsidRPr="00836440">
        <w:rPr>
          <w:rStyle w:val="CommentReference"/>
          <w:rFonts w:cstheme="minorHAnsi"/>
          <w:i/>
          <w:spacing w:val="-3"/>
          <w:sz w:val="24"/>
          <w:szCs w:val="20"/>
        </w:rPr>
        <w:commentReference w:id="62"/>
      </w:r>
      <w:r w:rsidRPr="00836440">
        <w:rPr>
          <w:rFonts w:cstheme="minorHAnsi"/>
          <w:i/>
          <w:spacing w:val="-3"/>
          <w:szCs w:val="20"/>
        </w:rPr>
        <w:t xml:space="preserve"> </w:t>
      </w:r>
      <w:r>
        <w:rPr>
          <w:rFonts w:cstheme="minorHAnsi"/>
          <w:u w:val="single"/>
        </w:rPr>
        <w:fldChar w:fldCharType="begin">
          <w:ffData>
            <w:name w:val=""/>
            <w:enabled/>
            <w:calcOnExit w:val="0"/>
            <w:textInput>
              <w:default w:val="Insert the project phases that have been fully funded"/>
            </w:textInput>
          </w:ffData>
        </w:fldChar>
      </w:r>
      <w:r>
        <w:rPr>
          <w:rFonts w:cstheme="minorHAnsi"/>
          <w:u w:val="single"/>
        </w:rPr>
        <w:instrText xml:space="preserve"> FORMTEXT </w:instrText>
      </w:r>
      <w:r>
        <w:rPr>
          <w:rFonts w:cstheme="minorHAnsi"/>
          <w:u w:val="single"/>
        </w:rPr>
      </w:r>
      <w:r>
        <w:rPr>
          <w:rFonts w:cstheme="minorHAnsi"/>
          <w:u w:val="single"/>
        </w:rPr>
        <w:fldChar w:fldCharType="separate"/>
      </w:r>
      <w:r>
        <w:rPr>
          <w:rFonts w:cstheme="minorHAnsi"/>
          <w:noProof/>
          <w:u w:val="single"/>
        </w:rPr>
        <w:t>Insert the project phases that have been fully funded</w:t>
      </w:r>
      <w:r>
        <w:rPr>
          <w:rFonts w:cstheme="minorHAnsi"/>
          <w:u w:val="single"/>
        </w:rPr>
        <w:fldChar w:fldCharType="end"/>
      </w:r>
      <w:r w:rsidRPr="00836440">
        <w:rPr>
          <w:rFonts w:cstheme="minorHAnsi"/>
          <w:i/>
          <w:spacing w:val="-3"/>
          <w:szCs w:val="20"/>
        </w:rPr>
        <w:t xml:space="preserve"> Therefore, it shall be a Condition Precedent to the </w:t>
      </w:r>
      <w:r>
        <w:rPr>
          <w:rFonts w:cstheme="minorHAnsi"/>
          <w:i/>
          <w:spacing w:val="-3"/>
          <w:szCs w:val="20"/>
        </w:rPr>
        <w:t>Contractor’s</w:t>
      </w:r>
      <w:r w:rsidRPr="00836440">
        <w:rPr>
          <w:rFonts w:cstheme="minorHAnsi"/>
          <w:i/>
          <w:spacing w:val="-3"/>
          <w:szCs w:val="20"/>
        </w:rPr>
        <w:t xml:space="preserve"> performance of the remaining services and the State's liability to pay for such performance, sufficient funding must be appropriated and made available to the Principal Representative for the Project prior to </w:t>
      </w:r>
      <w:commentRangeStart w:id="63"/>
      <w:r w:rsidRPr="00836440">
        <w:rPr>
          <w:rFonts w:cstheme="minorHAnsi"/>
          <w:u w:val="single"/>
        </w:rPr>
        <w:fldChar w:fldCharType="begin">
          <w:ffData>
            <w:name w:val=""/>
            <w:enabled/>
            <w:calcOnExit w:val="0"/>
            <w:textInput>
              <w:type w:val="date"/>
              <w:format w:val="MMMM d, yyyy"/>
            </w:textInput>
          </w:ffData>
        </w:fldChar>
      </w:r>
      <w:r w:rsidRPr="00836440">
        <w:rPr>
          <w:rFonts w:cstheme="minorHAnsi"/>
          <w:u w:val="single"/>
        </w:rPr>
        <w:instrText xml:space="preserve"> FORMTEXT </w:instrText>
      </w:r>
      <w:r w:rsidRPr="00836440">
        <w:rPr>
          <w:rFonts w:cstheme="minorHAnsi"/>
          <w:u w:val="single"/>
        </w:rPr>
      </w:r>
      <w:r w:rsidRPr="00836440">
        <w:rPr>
          <w:rFonts w:cstheme="minorHAnsi"/>
          <w:u w:val="single"/>
        </w:rPr>
        <w:fldChar w:fldCharType="separate"/>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sidRPr="00836440">
        <w:rPr>
          <w:rFonts w:cstheme="minorHAnsi"/>
          <w:u w:val="single"/>
        </w:rPr>
        <w:fldChar w:fldCharType="end"/>
      </w:r>
      <w:commentRangeEnd w:id="63"/>
      <w:r w:rsidRPr="00836440">
        <w:rPr>
          <w:rStyle w:val="CommentReference"/>
          <w:rFonts w:ascii="Times New Roman" w:hAnsi="Times New Roman"/>
          <w:noProof/>
        </w:rPr>
        <w:commentReference w:id="63"/>
      </w:r>
      <w:r w:rsidRPr="00836440">
        <w:rPr>
          <w:rStyle w:val="CommentReference"/>
          <w:rFonts w:ascii="Times New Roman" w:hAnsi="Times New Roman"/>
          <w:noProof/>
        </w:rPr>
        <w:t xml:space="preserve"> </w:t>
      </w:r>
      <w:r w:rsidRPr="00836440">
        <w:rPr>
          <w:rFonts w:cstheme="minorHAnsi"/>
          <w:i/>
          <w:spacing w:val="-3"/>
          <w:szCs w:val="20"/>
        </w:rPr>
        <w:t xml:space="preserve">and, as a further Condition Precedent, a written Amendment is entered into in accordance with the State of Colorado Fiscal Rules, stating that additional funds are lawfully available for the project. If either Condition Precedent is not satisfied by </w:t>
      </w:r>
      <w:commentRangeStart w:id="64"/>
      <w:commentRangeStart w:id="65"/>
      <w:r w:rsidRPr="00836440">
        <w:rPr>
          <w:rFonts w:cstheme="minorHAnsi"/>
          <w:u w:val="single"/>
        </w:rPr>
        <w:fldChar w:fldCharType="begin">
          <w:ffData>
            <w:name w:val=""/>
            <w:enabled/>
            <w:calcOnExit w:val="0"/>
            <w:textInput>
              <w:type w:val="date"/>
              <w:format w:val="MMMM d, yyyy"/>
            </w:textInput>
          </w:ffData>
        </w:fldChar>
      </w:r>
      <w:r w:rsidRPr="00836440">
        <w:rPr>
          <w:rFonts w:cstheme="minorHAnsi"/>
          <w:u w:val="single"/>
        </w:rPr>
        <w:instrText xml:space="preserve"> FORMTEXT </w:instrText>
      </w:r>
      <w:r w:rsidRPr="00836440">
        <w:rPr>
          <w:rFonts w:cstheme="minorHAnsi"/>
          <w:u w:val="single"/>
        </w:rPr>
      </w:r>
      <w:r w:rsidRPr="00836440">
        <w:rPr>
          <w:rFonts w:cstheme="minorHAnsi"/>
          <w:u w:val="single"/>
        </w:rPr>
        <w:fldChar w:fldCharType="separate"/>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sidRPr="00836440">
        <w:rPr>
          <w:rFonts w:cstheme="minorHAnsi"/>
          <w:u w:val="single"/>
        </w:rPr>
        <w:fldChar w:fldCharType="end"/>
      </w:r>
      <w:commentRangeEnd w:id="65"/>
      <w:r w:rsidRPr="00836440">
        <w:rPr>
          <w:rStyle w:val="CommentReference"/>
          <w:rFonts w:cstheme="minorHAnsi"/>
          <w:i/>
          <w:spacing w:val="-3"/>
          <w:sz w:val="24"/>
          <w:szCs w:val="20"/>
        </w:rPr>
        <w:commentReference w:id="65"/>
      </w:r>
      <w:commentRangeEnd w:id="64"/>
      <w:r w:rsidRPr="00836440">
        <w:rPr>
          <w:rStyle w:val="CommentReference"/>
          <w:rFonts w:cstheme="minorHAnsi"/>
          <w:i/>
          <w:spacing w:val="-3"/>
          <w:sz w:val="24"/>
          <w:szCs w:val="20"/>
        </w:rPr>
        <w:commentReference w:id="64"/>
      </w:r>
      <w:r w:rsidRPr="00836440">
        <w:rPr>
          <w:rFonts w:cstheme="minorHAnsi"/>
          <w:i/>
          <w:spacing w:val="-3"/>
          <w:szCs w:val="20"/>
        </w:rPr>
        <w:t xml:space="preserve">, the </w:t>
      </w:r>
      <w:r>
        <w:rPr>
          <w:rFonts w:cstheme="minorHAnsi"/>
          <w:i/>
          <w:spacing w:val="-3"/>
          <w:szCs w:val="20"/>
        </w:rPr>
        <w:t>Contractor’s</w:t>
      </w:r>
      <w:r w:rsidRPr="00836440">
        <w:rPr>
          <w:rFonts w:cstheme="minorHAnsi"/>
          <w:i/>
          <w:spacing w:val="-3"/>
          <w:szCs w:val="20"/>
        </w:rPr>
        <w:t xml:space="preserve"> obligation to perform services for </w:t>
      </w:r>
      <w:r>
        <w:rPr>
          <w:rFonts w:cstheme="minorHAnsi"/>
          <w:u w:val="single"/>
        </w:rPr>
        <w:fldChar w:fldCharType="begin">
          <w:ffData>
            <w:name w:val=""/>
            <w:enabled/>
            <w:calcOnExit w:val="0"/>
            <w:textInput>
              <w:default w:val="Insert the scope pf work or phases that will be completed in the future"/>
            </w:textInput>
          </w:ffData>
        </w:fldChar>
      </w:r>
      <w:r>
        <w:rPr>
          <w:rFonts w:cstheme="minorHAnsi"/>
          <w:u w:val="single"/>
        </w:rPr>
        <w:instrText xml:space="preserve"> FORMTEXT </w:instrText>
      </w:r>
      <w:r>
        <w:rPr>
          <w:rFonts w:cstheme="minorHAnsi"/>
          <w:u w:val="single"/>
        </w:rPr>
      </w:r>
      <w:r>
        <w:rPr>
          <w:rFonts w:cstheme="minorHAnsi"/>
          <w:u w:val="single"/>
        </w:rPr>
        <w:fldChar w:fldCharType="separate"/>
      </w:r>
      <w:r>
        <w:rPr>
          <w:rFonts w:cstheme="minorHAnsi"/>
          <w:noProof/>
          <w:u w:val="single"/>
        </w:rPr>
        <w:t>Insert the scope pf work or phases that will be completed in the future</w:t>
      </w:r>
      <w:r>
        <w:rPr>
          <w:rFonts w:cstheme="minorHAnsi"/>
          <w:u w:val="single"/>
        </w:rPr>
        <w:fldChar w:fldCharType="end"/>
      </w:r>
      <w:r w:rsidRPr="00836440">
        <w:rPr>
          <w:rFonts w:cstheme="minorHAnsi"/>
        </w:rPr>
        <w:t xml:space="preserve"> </w:t>
      </w:r>
      <w:r w:rsidRPr="00836440">
        <w:rPr>
          <w:rFonts w:cstheme="minorHAnsi"/>
          <w:i/>
          <w:spacing w:val="-3"/>
          <w:szCs w:val="20"/>
        </w:rPr>
        <w:t>and the State's obligation to pay for such service is discharged without liability to each other. If funding is eventually made available after</w:t>
      </w:r>
      <w:commentRangeStart w:id="66"/>
      <w:commentRangeStart w:id="67"/>
      <w:r w:rsidRPr="00836440">
        <w:rPr>
          <w:rFonts w:cstheme="minorHAnsi"/>
          <w:u w:val="single"/>
        </w:rPr>
        <w:fldChar w:fldCharType="begin">
          <w:ffData>
            <w:name w:val=""/>
            <w:enabled/>
            <w:calcOnExit w:val="0"/>
            <w:textInput>
              <w:type w:val="date"/>
              <w:format w:val="MMMM d, yyyy"/>
            </w:textInput>
          </w:ffData>
        </w:fldChar>
      </w:r>
      <w:r w:rsidRPr="00836440">
        <w:rPr>
          <w:rFonts w:cstheme="minorHAnsi"/>
          <w:u w:val="single"/>
        </w:rPr>
        <w:instrText xml:space="preserve"> FORMTEXT </w:instrText>
      </w:r>
      <w:r w:rsidRPr="00836440">
        <w:rPr>
          <w:rFonts w:cstheme="minorHAnsi"/>
          <w:u w:val="single"/>
        </w:rPr>
      </w:r>
      <w:r w:rsidRPr="00836440">
        <w:rPr>
          <w:rFonts w:cstheme="minorHAnsi"/>
          <w:u w:val="single"/>
        </w:rPr>
        <w:fldChar w:fldCharType="separate"/>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Pr>
          <w:rFonts w:cstheme="minorHAnsi"/>
          <w:noProof/>
          <w:u w:val="single"/>
        </w:rPr>
        <w:t> </w:t>
      </w:r>
      <w:r w:rsidRPr="00836440">
        <w:rPr>
          <w:rFonts w:cstheme="minorHAnsi"/>
          <w:u w:val="single"/>
        </w:rPr>
        <w:fldChar w:fldCharType="end"/>
      </w:r>
      <w:commentRangeEnd w:id="67"/>
      <w:r w:rsidRPr="00836440">
        <w:rPr>
          <w:rStyle w:val="CommentReference"/>
          <w:rFonts w:cstheme="minorHAnsi"/>
          <w:i/>
          <w:spacing w:val="-3"/>
          <w:sz w:val="24"/>
          <w:szCs w:val="20"/>
        </w:rPr>
        <w:commentReference w:id="67"/>
      </w:r>
      <w:commentRangeEnd w:id="66"/>
      <w:r w:rsidRPr="00836440">
        <w:rPr>
          <w:rStyle w:val="CommentReference"/>
          <w:rFonts w:cstheme="minorHAnsi"/>
          <w:i/>
          <w:spacing w:val="-3"/>
          <w:sz w:val="24"/>
          <w:szCs w:val="20"/>
        </w:rPr>
        <w:commentReference w:id="66"/>
      </w:r>
      <w:r w:rsidRPr="00836440">
        <w:rPr>
          <w:rFonts w:cstheme="minorHAnsi"/>
          <w:i/>
          <w:spacing w:val="-3"/>
          <w:szCs w:val="20"/>
        </w:rPr>
        <w:t>,</w:t>
      </w:r>
      <w:r>
        <w:rPr>
          <w:rFonts w:cstheme="minorHAnsi"/>
          <w:i/>
          <w:spacing w:val="-3"/>
          <w:szCs w:val="20"/>
        </w:rPr>
        <w:t xml:space="preserve"> </w:t>
      </w:r>
      <w:r w:rsidRPr="00836440">
        <w:rPr>
          <w:rFonts w:cstheme="minorHAnsi"/>
          <w:i/>
          <w:spacing w:val="-3"/>
          <w:szCs w:val="20"/>
        </w:rPr>
        <w:t xml:space="preserve">the </w:t>
      </w:r>
      <w:r>
        <w:rPr>
          <w:rFonts w:cstheme="minorHAnsi"/>
          <w:i/>
          <w:spacing w:val="-3"/>
          <w:szCs w:val="20"/>
        </w:rPr>
        <w:t>Contractor</w:t>
      </w:r>
      <w:r w:rsidRPr="00836440">
        <w:rPr>
          <w:rFonts w:cstheme="minorHAnsi"/>
          <w:i/>
          <w:spacing w:val="-3"/>
          <w:szCs w:val="20"/>
        </w:rPr>
        <w:t xml:space="preserve"> has no right to perform services under of this Agreement and the state has no right to require the Architect/Engineer to perform the said services.)</w:t>
      </w:r>
      <w:r w:rsidRPr="00BE4F3E">
        <w:rPr>
          <w:rFonts w:cstheme="minorHAnsi"/>
          <w:spacing w:val="-3"/>
          <w:szCs w:val="20"/>
        </w:rPr>
        <w:t xml:space="preserve"> </w:t>
      </w:r>
    </w:p>
    <w:p w14:paraId="7BF71816" w14:textId="77777777" w:rsidR="00830442" w:rsidRPr="00830442" w:rsidRDefault="00830442" w:rsidP="009A60B7">
      <w:pPr>
        <w:pStyle w:val="Para1"/>
      </w:pPr>
    </w:p>
    <w:p w14:paraId="5575A9EF" w14:textId="686D277F" w:rsidR="00A77B3E" w:rsidRDefault="00B55654" w:rsidP="00975A68">
      <w:pPr>
        <w:pStyle w:val="Heading1"/>
      </w:pPr>
      <w:bookmarkStart w:id="68" w:name="_Toc210059828"/>
      <w:r>
        <w:t xml:space="preserve">ARTICLE 6 </w:t>
      </w:r>
      <w:r w:rsidR="00B90C6B">
        <w:t xml:space="preserve"> </w:t>
      </w:r>
      <w:r w:rsidR="00091A0B">
        <w:tab/>
      </w:r>
      <w:r>
        <w:t>CONTRACT DOCUMENTS</w:t>
      </w:r>
      <w:bookmarkEnd w:id="68"/>
    </w:p>
    <w:p w14:paraId="1E051762" w14:textId="67E70A9D" w:rsidR="00A77B3E" w:rsidRDefault="00B55654" w:rsidP="00091A0B">
      <w:pPr>
        <w:pStyle w:val="Para1"/>
      </w:pPr>
      <w:bookmarkStart w:id="69" w:name="h.3znysh7"/>
      <w:bookmarkEnd w:id="69"/>
      <w:r>
        <w:t xml:space="preserve">The Contract Documents, as enumerated in </w:t>
      </w:r>
      <w:r w:rsidRPr="00B90C6B">
        <w:t>Article 1</w:t>
      </w:r>
      <w:r w:rsidR="00B90C6B" w:rsidRPr="00B90C6B">
        <w:t>.</w:t>
      </w:r>
      <w:r w:rsidR="00B90C6B">
        <w:t>1</w:t>
      </w:r>
      <w:r>
        <w:t xml:space="preserve"> of The General Conditions of the Contractor’s Design/Bid/Build (D/B/B) Agreement </w:t>
      </w:r>
      <w:r w:rsidR="005F2B99">
        <w:t>(</w:t>
      </w:r>
      <w:r>
        <w:t>SC-6.23</w:t>
      </w:r>
      <w:r w:rsidR="005F2B99">
        <w:t>)</w:t>
      </w:r>
      <w:r>
        <w:t>,</w:t>
      </w:r>
      <w:r w:rsidR="005F2B99">
        <w:t xml:space="preserve"> (the “General Conditions”). The Contract Documents, including the General Conditions,</w:t>
      </w:r>
      <w:r>
        <w:t xml:space="preserve"> are all essential parts of this Agreement and are fully incorporated herein.</w:t>
      </w:r>
    </w:p>
    <w:p w14:paraId="1C3971A9" w14:textId="77777777" w:rsidR="00D8435F" w:rsidRDefault="00D8435F" w:rsidP="00D8435F">
      <w:pPr>
        <w:pStyle w:val="Heading2"/>
      </w:pPr>
      <w:bookmarkStart w:id="70" w:name="_Toc210059829"/>
      <w:r>
        <w:t>CAPITALIZED TERMS</w:t>
      </w:r>
      <w:bookmarkEnd w:id="70"/>
    </w:p>
    <w:p w14:paraId="63E820E7" w14:textId="5395BCB9" w:rsidR="009A60B7" w:rsidRDefault="00D8435F" w:rsidP="009A60B7">
      <w:pPr>
        <w:tabs>
          <w:tab w:val="right" w:pos="9360"/>
        </w:tabs>
        <w:ind w:left="720"/>
      </w:pPr>
      <w:r>
        <w:t xml:space="preserve">Capitalized terms used herein and not defined shall have the meanings ascribed to them in The General Conditions of </w:t>
      </w:r>
      <w:r w:rsidR="009A60B7">
        <w:t>Design/Bid/Build (D/B/B) Agreement (SC-6.23)</w:t>
      </w:r>
    </w:p>
    <w:p w14:paraId="7496245E" w14:textId="56A245E2" w:rsidR="001B37C5" w:rsidRDefault="001B37C5" w:rsidP="007F7EEB"/>
    <w:p w14:paraId="0488F618" w14:textId="6EC2B052" w:rsidR="00A77B3E" w:rsidRDefault="00B55654" w:rsidP="00975A68">
      <w:pPr>
        <w:pStyle w:val="Heading1"/>
      </w:pPr>
      <w:bookmarkStart w:id="71" w:name="_Toc210059830"/>
      <w:r>
        <w:t>ARTICLE 7</w:t>
      </w:r>
      <w:r w:rsidR="00FC24DE">
        <w:t xml:space="preserve"> </w:t>
      </w:r>
      <w:r>
        <w:t xml:space="preserve"> </w:t>
      </w:r>
      <w:r w:rsidR="00091A0B">
        <w:tab/>
      </w:r>
      <w:r>
        <w:t>OPTIONAL PROVISIONS AND ELECTIONS</w:t>
      </w:r>
      <w:bookmarkEnd w:id="71"/>
    </w:p>
    <w:p w14:paraId="15559ECF" w14:textId="5701AEE8" w:rsidR="00A77B3E" w:rsidRPr="00091A0B" w:rsidRDefault="00B55654" w:rsidP="00091A0B">
      <w:pPr>
        <w:pStyle w:val="Para1"/>
      </w:pPr>
      <w:r w:rsidRPr="00091A0B">
        <w:t xml:space="preserve">The provisions of this </w:t>
      </w:r>
      <w:r w:rsidRPr="00B90C6B">
        <w:t>Article 7</w:t>
      </w:r>
      <w:r w:rsidRPr="00091A0B">
        <w:t xml:space="preserve"> </w:t>
      </w:r>
      <w:r w:rsidR="005F2B99" w:rsidRPr="004256F2">
        <w:t xml:space="preserve">alter </w:t>
      </w:r>
      <w:r w:rsidR="005F2B99">
        <w:t xml:space="preserve">or enlarge upon </w:t>
      </w:r>
      <w:r w:rsidR="005F2B99" w:rsidRPr="004256F2">
        <w:t xml:space="preserve">the </w:t>
      </w:r>
      <w:r w:rsidR="005F2B99">
        <w:t xml:space="preserve">following </w:t>
      </w:r>
      <w:r w:rsidRPr="00091A0B">
        <w:t>Articles (</w:t>
      </w:r>
      <w:r w:rsidR="005F2B99">
        <w:t>t</w:t>
      </w:r>
      <w:r w:rsidRPr="00091A0B">
        <w:t>he General Conditions of the Contractor’s Design/Bid/Build Agreement SC-6.23):</w:t>
      </w:r>
    </w:p>
    <w:p w14:paraId="57B6FFC1" w14:textId="5EC62E6E" w:rsidR="00A77B3E" w:rsidRPr="00C22A0F" w:rsidRDefault="00B55654" w:rsidP="00C22A0F">
      <w:pPr>
        <w:pStyle w:val="Heading2"/>
      </w:pPr>
      <w:bookmarkStart w:id="72" w:name="_Toc210059831"/>
      <w:commentRangeStart w:id="73"/>
      <w:commentRangeEnd w:id="73"/>
      <w:r w:rsidRPr="00C22A0F">
        <w:rPr>
          <w:rStyle w:val="CommentReference"/>
          <w:sz w:val="24"/>
          <w:szCs w:val="24"/>
        </w:rPr>
        <w:commentReference w:id="73"/>
      </w:r>
      <w:r w:rsidR="00046A23" w:rsidRPr="00C22A0F">
        <w:t xml:space="preserve">MODIFICATION OF ARTICLE 2:  </w:t>
      </w:r>
      <w:r w:rsidR="00091A0B" w:rsidRPr="00C22A0F">
        <w:t xml:space="preserve">Execution, </w:t>
      </w:r>
      <w:r w:rsidR="00046A23" w:rsidRPr="00C22A0F">
        <w:t xml:space="preserve">Correlation, Intent </w:t>
      </w:r>
      <w:r w:rsidR="00091A0B" w:rsidRPr="00C22A0F">
        <w:t xml:space="preserve">of </w:t>
      </w:r>
      <w:r w:rsidR="00046A23" w:rsidRPr="00C22A0F">
        <w:t>Documents, Communication and Cooperation.</w:t>
      </w:r>
      <w:bookmarkEnd w:id="72"/>
    </w:p>
    <w:p w14:paraId="227E7F6F" w14:textId="77777777" w:rsidR="00A77B3E" w:rsidRDefault="00B55654" w:rsidP="00091A0B">
      <w:pPr>
        <w:pStyle w:val="Para1"/>
      </w:pPr>
      <w:r w:rsidRPr="00091A0B">
        <w:t>If the box below is marked, certification of apprenticeship utilization is required for all mechanical, sheet metal, fire suppression</w:t>
      </w:r>
      <w:r>
        <w:t>, sprinkler fitting, electrical and plumbing work on the project.</w:t>
      </w:r>
      <w:commentRangeStart w:id="74"/>
      <w:commentRangeEnd w:id="74"/>
      <w:r>
        <w:rPr>
          <w:rStyle w:val="CommentReference"/>
          <w:sz w:val="24"/>
          <w:szCs w:val="24"/>
        </w:rPr>
        <w:commentReference w:id="74"/>
      </w:r>
    </w:p>
    <w:p w14:paraId="6CFF0919" w14:textId="47EB2A9F" w:rsidR="00871D14" w:rsidRPr="00C22A0F" w:rsidRDefault="00EA5F41" w:rsidP="00893C73">
      <w:pPr>
        <w:pStyle w:val="Para2BOX"/>
      </w:pPr>
      <w:sdt>
        <w:sdtPr>
          <w:rPr>
            <w:rFonts w:ascii="Segoe UI Symbol" w:hAnsi="Segoe UI Symbol" w:cs="Segoe UI Symbol"/>
          </w:rPr>
          <w:id w:val="-432678361"/>
          <w14:checkbox>
            <w14:checked w14:val="1"/>
            <w14:checkedState w14:val="2612" w14:font="MS Gothic"/>
            <w14:uncheckedState w14:val="2610" w14:font="MS Gothic"/>
          </w14:checkbox>
        </w:sdtPr>
        <w:sdtEndPr/>
        <w:sdtContent>
          <w:r w:rsidR="00042559">
            <w:rPr>
              <w:rFonts w:ascii="MS Gothic" w:eastAsia="MS Gothic" w:hAnsi="MS Gothic" w:cs="Segoe UI Symbol" w:hint="eastAsia"/>
            </w:rPr>
            <w:t>☒</w:t>
          </w:r>
        </w:sdtContent>
      </w:sdt>
      <w:r w:rsidR="00CA6D26">
        <w:rPr>
          <w:rFonts w:ascii="MS Gothic" w:eastAsia="MS Gothic" w:hAnsi="MS Gothic" w:cs="Segoe UI Symbol" w:hint="eastAsia"/>
        </w:rPr>
        <w:t xml:space="preserve"> </w:t>
      </w:r>
      <w:r w:rsidR="00B55654">
        <w:t xml:space="preserve">______ </w:t>
      </w:r>
      <w:r w:rsidR="00B55654" w:rsidRPr="00C22A0F">
        <w:t>Principal Representative initial</w:t>
      </w:r>
    </w:p>
    <w:p w14:paraId="0F0CF8C0" w14:textId="31DE6C8E" w:rsidR="00871D14" w:rsidRPr="00C22A0F" w:rsidRDefault="00871D14" w:rsidP="00871D14">
      <w:pPr>
        <w:pStyle w:val="Heading2"/>
      </w:pPr>
      <w:bookmarkStart w:id="75" w:name="_Toc210059832"/>
      <w:commentRangeStart w:id="76"/>
      <w:commentRangeEnd w:id="76"/>
      <w:r>
        <w:rPr>
          <w:rStyle w:val="CommentReference"/>
          <w:sz w:val="24"/>
          <w:szCs w:val="24"/>
        </w:rPr>
        <w:lastRenderedPageBreak/>
        <w:commentReference w:id="76"/>
      </w:r>
      <w:r>
        <w:t>MODIFICATION OF ARTICLE 13</w:t>
      </w:r>
      <w:r w:rsidRPr="00C22A0F">
        <w:t xml:space="preserve">:  </w:t>
      </w:r>
      <w:r>
        <w:t>Shop Drawings, Product Data and Samples</w:t>
      </w:r>
      <w:bookmarkEnd w:id="75"/>
    </w:p>
    <w:p w14:paraId="7FAF8A2E" w14:textId="2C48E227" w:rsidR="00871D14" w:rsidRDefault="00871D14" w:rsidP="00871D14">
      <w:pPr>
        <w:pStyle w:val="Para1"/>
      </w:pPr>
      <w:r>
        <w:t xml:space="preserve">If the box </w:t>
      </w:r>
      <w:r w:rsidR="009A60B7">
        <w:t xml:space="preserve">below </w:t>
      </w:r>
      <w:r>
        <w:t>is marked, the Buy Clean Colorado Act</w:t>
      </w:r>
      <w:r w:rsidR="0080046D" w:rsidRPr="0080046D">
        <w:t xml:space="preserve">, §24-92-117, C.R.S., </w:t>
      </w:r>
      <w:r>
        <w:t xml:space="preserve"> shall be applicable to the Project. The </w:t>
      </w:r>
      <w:r w:rsidR="0080046D">
        <w:t>C</w:t>
      </w:r>
      <w:r>
        <w:t>ontractor is responsible for submitting</w:t>
      </w:r>
      <w:r w:rsidRPr="00871D14">
        <w:t xml:space="preserve"> Environmental Product Declaration</w:t>
      </w:r>
      <w:r>
        <w:t xml:space="preserve"> (EPD) information for all eligible materials to be used on the project.</w:t>
      </w:r>
    </w:p>
    <w:p w14:paraId="3B2D1D30" w14:textId="7A4168C6" w:rsidR="00871D14" w:rsidRPr="00C22A0F" w:rsidRDefault="00EA5F41" w:rsidP="00893C73">
      <w:pPr>
        <w:pStyle w:val="Para2BOX"/>
      </w:pPr>
      <w:sdt>
        <w:sdtPr>
          <w:rPr>
            <w:rFonts w:ascii="Segoe UI Symbol" w:hAnsi="Segoe UI Symbol" w:cs="Segoe UI Symbol"/>
          </w:rPr>
          <w:id w:val="-1560550950"/>
          <w14:checkbox>
            <w14:checked w14:val="0"/>
            <w14:checkedState w14:val="2612" w14:font="MS Gothic"/>
            <w14:uncheckedState w14:val="2610" w14:font="MS Gothic"/>
          </w14:checkbox>
        </w:sdtPr>
        <w:sdtEndPr/>
        <w:sdtContent>
          <w:r w:rsidR="002C736C">
            <w:rPr>
              <w:rFonts w:ascii="MS Gothic" w:eastAsia="MS Gothic" w:hAnsi="MS Gothic" w:cs="Segoe UI Symbol" w:hint="eastAsia"/>
            </w:rPr>
            <w:t>☐</w:t>
          </w:r>
        </w:sdtContent>
      </w:sdt>
      <w:r w:rsidR="00871D14">
        <w:t xml:space="preserve">  ______ </w:t>
      </w:r>
      <w:r w:rsidR="00871D14" w:rsidRPr="00C22A0F">
        <w:rPr>
          <w:rStyle w:val="Para2BOXChar"/>
        </w:rPr>
        <w:t>Principal Representative initia</w:t>
      </w:r>
      <w:r w:rsidR="00893C73">
        <w:rPr>
          <w:rStyle w:val="Para2BOXChar"/>
        </w:rPr>
        <w:t>l</w:t>
      </w:r>
    </w:p>
    <w:p w14:paraId="132DE533" w14:textId="02A812A5" w:rsidR="00A77B3E" w:rsidRPr="00C22A0F" w:rsidRDefault="00B55654" w:rsidP="00C22A0F">
      <w:pPr>
        <w:pStyle w:val="Heading2"/>
      </w:pPr>
      <w:bookmarkStart w:id="77" w:name="_Toc210059833"/>
      <w:commentRangeStart w:id="78"/>
      <w:commentRangeEnd w:id="78"/>
      <w:r w:rsidRPr="00C22A0F">
        <w:rPr>
          <w:rStyle w:val="CommentReference"/>
          <w:sz w:val="24"/>
          <w:szCs w:val="24"/>
        </w:rPr>
        <w:commentReference w:id="78"/>
      </w:r>
      <w:r w:rsidR="00046A23" w:rsidRPr="00C22A0F">
        <w:t>MODIFICATION 1 OF ARTICLE 27:</w:t>
      </w:r>
      <w:r w:rsidRPr="00C22A0F">
        <w:t xml:space="preserve">  </w:t>
      </w:r>
      <w:r w:rsidR="00C17ACB" w:rsidRPr="00C22A0F">
        <w:t>Labor and Wages</w:t>
      </w:r>
      <w:bookmarkEnd w:id="77"/>
    </w:p>
    <w:p w14:paraId="62BE8C99" w14:textId="4C6559A6" w:rsidR="00A77B3E" w:rsidRDefault="00B55654" w:rsidP="00C17ACB">
      <w:pPr>
        <w:pStyle w:val="Para1"/>
      </w:pPr>
      <w:r>
        <w:t xml:space="preserve">If the box </w:t>
      </w:r>
      <w:r w:rsidR="009A60B7">
        <w:t xml:space="preserve">below </w:t>
      </w:r>
      <w:r>
        <w:t>is marked, the Federal Davis-Bacon Act shall be applicable to the Project. The minimum wage rates to be paid on the Project shall be furnished by the Principal Representative and included in the Contract Documents.</w:t>
      </w:r>
      <w:commentRangeStart w:id="79"/>
      <w:commentRangeEnd w:id="79"/>
      <w:r>
        <w:rPr>
          <w:rStyle w:val="CommentReference"/>
          <w:sz w:val="24"/>
          <w:szCs w:val="24"/>
        </w:rPr>
        <w:commentReference w:id="79"/>
      </w:r>
    </w:p>
    <w:p w14:paraId="4F462793" w14:textId="77777777" w:rsidR="00C22A0F" w:rsidRPr="00C22A0F" w:rsidRDefault="00EA5F41" w:rsidP="00C22A0F">
      <w:pPr>
        <w:pStyle w:val="Para2BOX"/>
      </w:pPr>
      <w:sdt>
        <w:sdtPr>
          <w:rPr>
            <w:rFonts w:ascii="Segoe UI Symbol" w:hAnsi="Segoe UI Symbol" w:cs="Segoe UI Symbol"/>
          </w:rPr>
          <w:id w:val="1084035133"/>
          <w14:checkbox>
            <w14:checked w14:val="0"/>
            <w14:checkedState w14:val="2612" w14:font="MS Gothic"/>
            <w14:uncheckedState w14:val="2610" w14:font="MS Gothic"/>
          </w14:checkbox>
        </w:sdtPr>
        <w:sdtEndPr/>
        <w:sdtContent>
          <w:r w:rsidR="00F44289">
            <w:rPr>
              <w:rFonts w:ascii="MS Gothic" w:eastAsia="MS Gothic" w:hAnsi="MS Gothic" w:cs="Segoe UI Symbol" w:hint="eastAsia"/>
            </w:rPr>
            <w:t>☐</w:t>
          </w:r>
        </w:sdtContent>
      </w:sdt>
      <w:r w:rsidR="00B55654">
        <w:t xml:space="preserve">  ______ </w:t>
      </w:r>
      <w:r w:rsidR="00B55654" w:rsidRPr="00C22A0F">
        <w:rPr>
          <w:rStyle w:val="Para2BOXChar"/>
        </w:rPr>
        <w:t>Principal Representative initial</w:t>
      </w:r>
    </w:p>
    <w:p w14:paraId="3510BA5A" w14:textId="37CE1E17" w:rsidR="00A77B3E" w:rsidRPr="00C22A0F" w:rsidRDefault="00B55654" w:rsidP="00C22A0F">
      <w:pPr>
        <w:pStyle w:val="Heading2"/>
      </w:pPr>
      <w:bookmarkStart w:id="80" w:name="_Toc210059834"/>
      <w:commentRangeStart w:id="81"/>
      <w:commentRangeEnd w:id="81"/>
      <w:r w:rsidRPr="00C22A0F">
        <w:rPr>
          <w:rStyle w:val="CommentReference"/>
          <w:sz w:val="24"/>
          <w:szCs w:val="24"/>
        </w:rPr>
        <w:commentReference w:id="81"/>
      </w:r>
      <w:r w:rsidR="00046A23" w:rsidRPr="00C22A0F">
        <w:t xml:space="preserve">MODIFICATION 2 OF ARTICLE 27:  </w:t>
      </w:r>
      <w:r w:rsidR="00C17ACB" w:rsidRPr="00C22A0F">
        <w:t>Labor and Wages</w:t>
      </w:r>
      <w:bookmarkEnd w:id="80"/>
    </w:p>
    <w:p w14:paraId="5DC9F139" w14:textId="3FE355D3" w:rsidR="00A77B3E" w:rsidRDefault="00B55654" w:rsidP="00C17ACB">
      <w:pPr>
        <w:pStyle w:val="Para1"/>
      </w:pPr>
      <w:r>
        <w:t xml:space="preserve">If the box </w:t>
      </w:r>
      <w:r w:rsidR="009A60B7">
        <w:t xml:space="preserve">below </w:t>
      </w:r>
      <w:r>
        <w:t>is marked, the State prevailing wage statute shall be applicable to the Project. The minimum wage rates to be paid on the Project shall be furnished by the Principal Representative and included in the Contract Documents.</w:t>
      </w:r>
      <w:commentRangeStart w:id="82"/>
      <w:commentRangeEnd w:id="82"/>
      <w:r>
        <w:rPr>
          <w:rStyle w:val="CommentReference"/>
          <w:sz w:val="24"/>
          <w:szCs w:val="24"/>
        </w:rPr>
        <w:commentReference w:id="82"/>
      </w:r>
    </w:p>
    <w:p w14:paraId="3C81BDA5" w14:textId="77777777" w:rsidR="00C22A0F" w:rsidRPr="00C22A0F" w:rsidRDefault="00EA5F41" w:rsidP="00C22A0F">
      <w:pPr>
        <w:pStyle w:val="Para2BOX"/>
      </w:pPr>
      <w:sdt>
        <w:sdtPr>
          <w:rPr>
            <w:rFonts w:ascii="Segoe UI Symbol" w:hAnsi="Segoe UI Symbol" w:cs="Segoe UI Symbol"/>
          </w:rPr>
          <w:id w:val="-412397624"/>
          <w14:checkbox>
            <w14:checked w14:val="0"/>
            <w14:checkedState w14:val="2612" w14:font="MS Gothic"/>
            <w14:uncheckedState w14:val="2610" w14:font="MS Gothic"/>
          </w14:checkbox>
        </w:sdtPr>
        <w:sdtEndPr/>
        <w:sdtContent>
          <w:r w:rsidR="0040768F">
            <w:rPr>
              <w:rFonts w:ascii="MS Gothic" w:eastAsia="MS Gothic" w:hAnsi="MS Gothic" w:cs="Segoe UI Symbol" w:hint="eastAsia"/>
            </w:rPr>
            <w:t>☐</w:t>
          </w:r>
        </w:sdtContent>
      </w:sdt>
      <w:r w:rsidR="00B55654">
        <w:t xml:space="preserve">  ______ Principal Representative initial</w:t>
      </w:r>
    </w:p>
    <w:p w14:paraId="1C812910" w14:textId="263FC28B" w:rsidR="00A77B3E" w:rsidRPr="00C22A0F" w:rsidRDefault="00046A23" w:rsidP="00C22A0F">
      <w:pPr>
        <w:pStyle w:val="Heading2"/>
      </w:pPr>
      <w:bookmarkStart w:id="83" w:name="_Toc210059835"/>
      <w:r w:rsidRPr="00C22A0F">
        <w:t xml:space="preserve">MODIFICATION OF ARTICLE 39:  </w:t>
      </w:r>
      <w:r w:rsidR="00C17ACB" w:rsidRPr="00C22A0F">
        <w:t xml:space="preserve">Non-Binding Dispute Resolution </w:t>
      </w:r>
      <w:r w:rsidR="00B55654" w:rsidRPr="00C22A0F">
        <w:t xml:space="preserve">– </w:t>
      </w:r>
      <w:r w:rsidR="00C17ACB" w:rsidRPr="00C22A0F">
        <w:t>Facilitated Negotiations</w:t>
      </w:r>
      <w:bookmarkEnd w:id="83"/>
    </w:p>
    <w:p w14:paraId="2210FF6A" w14:textId="32E0FB4F" w:rsidR="00A77B3E" w:rsidRDefault="00B55654" w:rsidP="00DF1995">
      <w:pPr>
        <w:pStyle w:val="Para1"/>
      </w:pPr>
      <w:r>
        <w:t xml:space="preserve">If the box </w:t>
      </w:r>
      <w:r w:rsidR="009A60B7">
        <w:t xml:space="preserve">below </w:t>
      </w:r>
      <w:r>
        <w:t xml:space="preserve">is marked, and initialed by the State as noted, the requirement to participate in facilitated negotiations shall be deleted from this Contract. </w:t>
      </w:r>
      <w:r w:rsidRPr="00DF1995">
        <w:t>Article</w:t>
      </w:r>
      <w:r>
        <w:t xml:space="preserve"> 39, Non-Binding Dispute Resolution – Facilitated Negotiations, shall be deleted in its entirety and all references to the right to the same where ever they appear in the contract shall be similarly deleted.</w:t>
      </w:r>
    </w:p>
    <w:p w14:paraId="01234C9E" w14:textId="77777777" w:rsidR="00A77B3E" w:rsidRDefault="00B55654" w:rsidP="00C17ACB">
      <w:pPr>
        <w:pStyle w:val="Para1"/>
      </w:pPr>
      <w:r>
        <w:t>The box may be marked only for projects with an estimated value of less than $500,000.</w:t>
      </w:r>
      <w:commentRangeStart w:id="84"/>
      <w:commentRangeEnd w:id="84"/>
      <w:r>
        <w:rPr>
          <w:rStyle w:val="CommentReference"/>
          <w:sz w:val="24"/>
          <w:szCs w:val="24"/>
        </w:rPr>
        <w:commentReference w:id="84"/>
      </w:r>
    </w:p>
    <w:p w14:paraId="703BFF19" w14:textId="4FC85425" w:rsidR="00C22A0F" w:rsidRPr="00C22A0F" w:rsidRDefault="00EA5F41" w:rsidP="00C22A0F">
      <w:pPr>
        <w:pStyle w:val="Para2BOX"/>
      </w:pPr>
      <w:sdt>
        <w:sdtPr>
          <w:rPr>
            <w:rFonts w:ascii="Segoe UI Symbol" w:hAnsi="Segoe UI Symbol" w:cs="Segoe UI Symbol"/>
          </w:rPr>
          <w:id w:val="-498740407"/>
          <w14:checkbox>
            <w14:checked w14:val="1"/>
            <w14:checkedState w14:val="2612" w14:font="MS Gothic"/>
            <w14:uncheckedState w14:val="2610" w14:font="MS Gothic"/>
          </w14:checkbox>
        </w:sdtPr>
        <w:sdtEndPr/>
        <w:sdtContent>
          <w:r w:rsidR="005711C0">
            <w:rPr>
              <w:rFonts w:ascii="MS Gothic" w:eastAsia="MS Gothic" w:hAnsi="MS Gothic" w:cs="Segoe UI Symbol" w:hint="eastAsia"/>
            </w:rPr>
            <w:t>☒</w:t>
          </w:r>
        </w:sdtContent>
      </w:sdt>
      <w:r w:rsidR="00B55654">
        <w:t xml:space="preserve"> </w:t>
      </w:r>
      <w:r w:rsidR="00F44289">
        <w:t xml:space="preserve"> </w:t>
      </w:r>
      <w:r w:rsidR="00B55654">
        <w:t>______ Principal Representative initial</w:t>
      </w:r>
    </w:p>
    <w:p w14:paraId="0830591D" w14:textId="53D48059" w:rsidR="00A77B3E" w:rsidRPr="00C22A0F" w:rsidRDefault="00046A23" w:rsidP="00C22A0F">
      <w:pPr>
        <w:pStyle w:val="Heading2"/>
      </w:pPr>
      <w:bookmarkStart w:id="85" w:name="_Toc210059836"/>
      <w:r w:rsidRPr="00C22A0F">
        <w:t xml:space="preserve">MODIFICATION OF ARTICLE 45:  </w:t>
      </w:r>
      <w:r w:rsidR="00C17ACB" w:rsidRPr="00C22A0F">
        <w:t>Guarantee Inspections After Completion</w:t>
      </w:r>
      <w:bookmarkEnd w:id="85"/>
    </w:p>
    <w:p w14:paraId="41D76F53" w14:textId="77777777" w:rsidR="00A77B3E" w:rsidRDefault="00B55654" w:rsidP="00C17ACB">
      <w:pPr>
        <w:pStyle w:val="Para1"/>
      </w:pPr>
      <w:r>
        <w:t>If the box below is marked the six month guarantee inspection is not required.</w:t>
      </w:r>
      <w:commentRangeStart w:id="86"/>
      <w:commentRangeEnd w:id="86"/>
      <w:r>
        <w:rPr>
          <w:rStyle w:val="CommentReference"/>
          <w:sz w:val="24"/>
          <w:szCs w:val="24"/>
        </w:rPr>
        <w:commentReference w:id="86"/>
      </w:r>
    </w:p>
    <w:p w14:paraId="1898F85C" w14:textId="77777777" w:rsidR="00C22A0F" w:rsidRPr="00C22A0F" w:rsidRDefault="00EA5F41" w:rsidP="00C22A0F">
      <w:pPr>
        <w:pStyle w:val="Para2BOX"/>
      </w:pPr>
      <w:sdt>
        <w:sdtPr>
          <w:rPr>
            <w:rFonts w:ascii="Segoe UI Symbol" w:hAnsi="Segoe UI Symbol" w:cs="Segoe UI Symbol"/>
          </w:rPr>
          <w:id w:val="-1916158707"/>
          <w14:checkbox>
            <w14:checked w14:val="0"/>
            <w14:checkedState w14:val="2612" w14:font="MS Gothic"/>
            <w14:uncheckedState w14:val="2610" w14:font="MS Gothic"/>
          </w14:checkbox>
        </w:sdtPr>
        <w:sdtEndPr/>
        <w:sdtContent>
          <w:r w:rsidR="00F44289">
            <w:rPr>
              <w:rFonts w:ascii="MS Gothic" w:eastAsia="MS Gothic" w:hAnsi="MS Gothic" w:cs="Segoe UI Symbol" w:hint="eastAsia"/>
            </w:rPr>
            <w:t>☐</w:t>
          </w:r>
        </w:sdtContent>
      </w:sdt>
      <w:r w:rsidR="00F44289">
        <w:rPr>
          <w:rFonts w:ascii="Segoe UI Symbol" w:hAnsi="Segoe UI Symbol" w:cs="Segoe UI Symbol"/>
        </w:rPr>
        <w:t xml:space="preserve"> </w:t>
      </w:r>
      <w:r w:rsidR="00B55654">
        <w:t xml:space="preserve"> ______ Principal Representative initial</w:t>
      </w:r>
    </w:p>
    <w:p w14:paraId="65137216" w14:textId="50C8BF34" w:rsidR="00A77B3E" w:rsidRPr="00C22A0F" w:rsidRDefault="00046A23" w:rsidP="00C22A0F">
      <w:pPr>
        <w:pStyle w:val="Heading2"/>
      </w:pPr>
      <w:bookmarkStart w:id="87" w:name="_Toc210059837"/>
      <w:r w:rsidRPr="00C22A0F">
        <w:t xml:space="preserve">MODIFICATION OF ARTICLE 46:  </w:t>
      </w:r>
      <w:r w:rsidR="00C17ACB" w:rsidRPr="00C22A0F">
        <w:t>Time of Completion and Liquidated Damages</w:t>
      </w:r>
      <w:bookmarkEnd w:id="87"/>
    </w:p>
    <w:p w14:paraId="360CB033" w14:textId="77777777" w:rsidR="00A77B3E" w:rsidRDefault="00B55654" w:rsidP="00C17ACB">
      <w:pPr>
        <w:pStyle w:val="Para1"/>
      </w:pPr>
      <w:r>
        <w:t>If an amount is indicated immediately below, liquidated damages shall be applicable to this Project as, and to, the extent shown below. Where an amount is indicated below, liquidated damages shall be assessed in accordance with and pursuant to the terms of The General Conditions of the Design/Bid/Build Agreement Article 46, Time of Completion And Liquidated Damages, in the amounts and as here indicated.  The election of liquidated damages shall limit and control the parties right to damages as the State’s sole and exclusive remedy for delay.</w:t>
      </w:r>
    </w:p>
    <w:p w14:paraId="25180AD5" w14:textId="008DD79E" w:rsidR="00C17ACB" w:rsidRPr="00DF1995" w:rsidRDefault="00046A23" w:rsidP="004B4705">
      <w:pPr>
        <w:pStyle w:val="Heading3"/>
      </w:pPr>
      <w:r w:rsidRPr="004B4705">
        <w:t>Inability</w:t>
      </w:r>
      <w:r>
        <w:t xml:space="preserve"> To Use The Project</w:t>
      </w:r>
    </w:p>
    <w:p w14:paraId="1B9F6CE2" w14:textId="16D372D5" w:rsidR="00A77B3E" w:rsidRDefault="00B55654" w:rsidP="00C17ACB">
      <w:pPr>
        <w:pStyle w:val="Para1"/>
      </w:pPr>
      <w:r>
        <w:lastRenderedPageBreak/>
        <w:t xml:space="preserve">For the inability to use the Project, for each day after the number of calendar days specified in the Contractor’s bid for the Project and the Agreement for achievement of Substantial Completion, until the day that the Project has achieved Substantial Completion and the Notice of Substantial Completion is issued, the Contractor agrees that an amount equal </w:t>
      </w:r>
      <w:r w:rsidR="00893C73" w:rsidRPr="00042559">
        <w:rPr>
          <w:rStyle w:val="FieldLeftJustifiedChar"/>
        </w:rPr>
        <w:fldChar w:fldCharType="begin">
          <w:ffData>
            <w:name w:val=""/>
            <w:enabled/>
            <w:calcOnExit w:val="0"/>
            <w:textInput>
              <w:default w:val="Insert dollar value in words"/>
            </w:textInput>
          </w:ffData>
        </w:fldChar>
      </w:r>
      <w:r w:rsidR="00893C73" w:rsidRPr="00042559">
        <w:rPr>
          <w:rStyle w:val="FieldLeftJustifiedChar"/>
        </w:rPr>
        <w:instrText xml:space="preserve"> FORMTEXT </w:instrText>
      </w:r>
      <w:r w:rsidR="00893C73" w:rsidRPr="00042559">
        <w:rPr>
          <w:rStyle w:val="FieldLeftJustifiedChar"/>
        </w:rPr>
      </w:r>
      <w:r w:rsidR="00893C73" w:rsidRPr="00042559">
        <w:rPr>
          <w:rStyle w:val="FieldLeftJustifiedChar"/>
        </w:rPr>
        <w:fldChar w:fldCharType="separate"/>
      </w:r>
      <w:r w:rsidR="00893C73" w:rsidRPr="00042559">
        <w:rPr>
          <w:rStyle w:val="FieldLeftJustifiedChar"/>
        </w:rPr>
        <w:t>Insert dollar value in words</w:t>
      </w:r>
      <w:r w:rsidR="00893C73" w:rsidRPr="00042559">
        <w:rPr>
          <w:rStyle w:val="FieldLeftJustifiedChar"/>
        </w:rPr>
        <w:fldChar w:fldCharType="end"/>
      </w:r>
      <w:commentRangeStart w:id="88"/>
      <w:commentRangeEnd w:id="88"/>
      <w:r w:rsidR="0035294F" w:rsidRPr="0035294F">
        <w:rPr>
          <w:rStyle w:val="CommentReference"/>
          <w:rFonts w:ascii="Arial" w:hAnsi="Arial"/>
          <w:sz w:val="24"/>
          <w:szCs w:val="20"/>
        </w:rPr>
        <w:commentReference w:id="88"/>
      </w:r>
      <w:r w:rsidR="0035294F" w:rsidRPr="0035294F">
        <w:rPr>
          <w:rFonts w:ascii="Arial" w:hAnsi="Arial"/>
          <w:szCs w:val="20"/>
        </w:rPr>
        <w:t xml:space="preserve"> </w:t>
      </w:r>
      <w:r w:rsidR="0035294F" w:rsidRPr="006925E6">
        <w:rPr>
          <w:rFonts w:asciiTheme="minorHAnsi" w:hAnsiTheme="minorHAnsi" w:cstheme="minorHAnsi"/>
        </w:rPr>
        <w:t>Dollars ($</w:t>
      </w:r>
      <w:r w:rsidR="0035294F" w:rsidRPr="00042559">
        <w:rPr>
          <w:rStyle w:val="FieldLeftJustifiedChar"/>
        </w:rPr>
        <w:fldChar w:fldCharType="begin">
          <w:ffData>
            <w:name w:val=""/>
            <w:enabled/>
            <w:calcOnExit w:val="0"/>
            <w:textInput>
              <w:type w:val="number"/>
              <w:format w:val="#,##0"/>
            </w:textInput>
          </w:ffData>
        </w:fldChar>
      </w:r>
      <w:r w:rsidR="0035294F" w:rsidRPr="00042559">
        <w:rPr>
          <w:rStyle w:val="FieldLeftJustifiedChar"/>
        </w:rPr>
        <w:instrText xml:space="preserve"> FORMTEXT </w:instrText>
      </w:r>
      <w:r w:rsidR="0035294F" w:rsidRPr="00042559">
        <w:rPr>
          <w:rStyle w:val="FieldLeftJustifiedChar"/>
        </w:rPr>
      </w:r>
      <w:r w:rsidR="0035294F" w:rsidRPr="00042559">
        <w:rPr>
          <w:rStyle w:val="FieldLeftJustifiedChar"/>
        </w:rPr>
        <w:fldChar w:fldCharType="separate"/>
      </w:r>
      <w:r w:rsidR="0035294F" w:rsidRPr="00042559">
        <w:rPr>
          <w:rStyle w:val="FieldLeftJustifiedChar"/>
        </w:rPr>
        <w:t> </w:t>
      </w:r>
      <w:r w:rsidR="0035294F" w:rsidRPr="00042559">
        <w:rPr>
          <w:rStyle w:val="FieldLeftJustifiedChar"/>
        </w:rPr>
        <w:t> </w:t>
      </w:r>
      <w:r w:rsidR="0035294F" w:rsidRPr="00042559">
        <w:rPr>
          <w:rStyle w:val="FieldLeftJustifiedChar"/>
        </w:rPr>
        <w:t> </w:t>
      </w:r>
      <w:r w:rsidR="0035294F" w:rsidRPr="00042559">
        <w:rPr>
          <w:rStyle w:val="FieldLeftJustifiedChar"/>
        </w:rPr>
        <w:t> </w:t>
      </w:r>
      <w:r w:rsidR="0035294F" w:rsidRPr="00042559">
        <w:rPr>
          <w:rStyle w:val="FieldLeftJustifiedChar"/>
        </w:rPr>
        <w:t> </w:t>
      </w:r>
      <w:r w:rsidR="0035294F" w:rsidRPr="00042559">
        <w:rPr>
          <w:rStyle w:val="FieldLeftJustifiedChar"/>
        </w:rPr>
        <w:fldChar w:fldCharType="end"/>
      </w:r>
      <w:r w:rsidR="0035294F" w:rsidRPr="006925E6">
        <w:rPr>
          <w:rFonts w:asciiTheme="minorHAnsi" w:hAnsiTheme="minorHAnsi" w:cstheme="minorHAnsi"/>
        </w:rPr>
        <w:t>)</w:t>
      </w:r>
      <w:r w:rsidR="0035294F" w:rsidRPr="006925E6">
        <w:rPr>
          <w:rFonts w:asciiTheme="minorHAnsi" w:hAnsiTheme="minorHAnsi" w:cstheme="minorHAnsi"/>
          <w:spacing w:val="-2"/>
        </w:rPr>
        <w:t>.</w:t>
      </w:r>
      <w:r>
        <w:t xml:space="preserve"> shall be assessed against Contractor from amounts due and payable to the Contractor under the Contract,  or the Contractor and the Contractor’s Surety shall pay to the Principal Representative such sum for any deficiency, if amounts on account thereof are deducted from remaining amounts due, but amounts remaining are insufficient to cover the entire assessment. </w:t>
      </w:r>
    </w:p>
    <w:p w14:paraId="23349AA3" w14:textId="77777777" w:rsidR="00C17ACB" w:rsidRPr="00DF1995" w:rsidRDefault="00C17ACB" w:rsidP="004B4705">
      <w:pPr>
        <w:pStyle w:val="Heading3"/>
      </w:pPr>
      <w:r>
        <w:t xml:space="preserve">Damages Related to Extended </w:t>
      </w:r>
      <w:r w:rsidRPr="00DF1995">
        <w:t>Closeout</w:t>
      </w:r>
    </w:p>
    <w:p w14:paraId="5AFFDDFF" w14:textId="4D0FEDB0" w:rsidR="00A77B3E" w:rsidRDefault="00B55654" w:rsidP="00C17ACB">
      <w:pPr>
        <w:pStyle w:val="Para1"/>
      </w:pPr>
      <w:r>
        <w:t xml:space="preserve">For damages related to or arising from additional administrative, technical, supervisory and professional expenses related to and arising from the extended closeout period, for each day in excess of the number of calendar days specified in the Contractor’s bid for the Project and the Agreement to finally complete the Project as defined by the issuance of the Notice of Final Acceptance (after the issuance of the final Notice of Substantial Completion), the Contractor agrees that an amount equal to </w:t>
      </w:r>
      <w:commentRangeStart w:id="89"/>
      <w:commentRangeEnd w:id="89"/>
      <w:r w:rsidRPr="00042559">
        <w:rPr>
          <w:rStyle w:val="CommentReference"/>
          <w:spacing w:val="-3"/>
          <w:sz w:val="24"/>
          <w:szCs w:val="20"/>
          <w:u w:val="single"/>
        </w:rPr>
        <w:commentReference w:id="89"/>
      </w:r>
      <w:r w:rsidR="00893C73" w:rsidRPr="00042559">
        <w:rPr>
          <w:rStyle w:val="FieldLeftJustifiedChar"/>
        </w:rPr>
        <w:fldChar w:fldCharType="begin">
          <w:ffData>
            <w:name w:val="Text9"/>
            <w:enabled/>
            <w:calcOnExit w:val="0"/>
            <w:textInput>
              <w:default w:val="Insert dollar value in words "/>
            </w:textInput>
          </w:ffData>
        </w:fldChar>
      </w:r>
      <w:bookmarkStart w:id="90" w:name="Text9"/>
      <w:r w:rsidR="00893C73" w:rsidRPr="00042559">
        <w:rPr>
          <w:rStyle w:val="FieldLeftJustifiedChar"/>
        </w:rPr>
        <w:instrText xml:space="preserve"> FORMTEXT </w:instrText>
      </w:r>
      <w:r w:rsidR="00893C73" w:rsidRPr="00042559">
        <w:rPr>
          <w:rStyle w:val="FieldLeftJustifiedChar"/>
        </w:rPr>
      </w:r>
      <w:r w:rsidR="00893C73" w:rsidRPr="00042559">
        <w:rPr>
          <w:rStyle w:val="FieldLeftJustifiedChar"/>
        </w:rPr>
        <w:fldChar w:fldCharType="separate"/>
      </w:r>
      <w:r w:rsidR="00893C73" w:rsidRPr="00042559">
        <w:rPr>
          <w:rStyle w:val="FieldLeftJustifiedChar"/>
        </w:rPr>
        <w:t xml:space="preserve">Insert dollar value in words </w:t>
      </w:r>
      <w:r w:rsidR="00893C73" w:rsidRPr="00042559">
        <w:rPr>
          <w:rStyle w:val="FieldLeftJustifiedChar"/>
        </w:rPr>
        <w:fldChar w:fldCharType="end"/>
      </w:r>
      <w:bookmarkEnd w:id="90"/>
      <w:r>
        <w:t>Dollars ($</w:t>
      </w:r>
      <w:r w:rsidR="00DA3DBE" w:rsidRPr="00042559">
        <w:rPr>
          <w:rStyle w:val="FieldLeftJustifiedChar"/>
        </w:rPr>
        <w:fldChar w:fldCharType="begin">
          <w:ffData>
            <w:name w:val="Text10"/>
            <w:enabled/>
            <w:calcOnExit w:val="0"/>
            <w:textInput>
              <w:type w:val="number"/>
              <w:format w:val="#,##0"/>
            </w:textInput>
          </w:ffData>
        </w:fldChar>
      </w:r>
      <w:bookmarkStart w:id="91" w:name="Text10"/>
      <w:r w:rsidR="00DA3DBE" w:rsidRPr="00042559">
        <w:rPr>
          <w:rStyle w:val="FieldLeftJustifiedChar"/>
        </w:rPr>
        <w:instrText xml:space="preserve"> FORMTEXT </w:instrText>
      </w:r>
      <w:r w:rsidR="00DA3DBE" w:rsidRPr="00042559">
        <w:rPr>
          <w:rStyle w:val="FieldLeftJustifiedChar"/>
        </w:rPr>
      </w:r>
      <w:r w:rsidR="00DA3DBE" w:rsidRPr="00042559">
        <w:rPr>
          <w:rStyle w:val="FieldLeftJustifiedChar"/>
        </w:rPr>
        <w:fldChar w:fldCharType="separate"/>
      </w:r>
      <w:r w:rsidR="00DA3DBE" w:rsidRPr="00042559">
        <w:rPr>
          <w:rStyle w:val="FieldLeftJustifiedChar"/>
        </w:rPr>
        <w:t> </w:t>
      </w:r>
      <w:r w:rsidR="00DA3DBE" w:rsidRPr="00042559">
        <w:rPr>
          <w:rStyle w:val="FieldLeftJustifiedChar"/>
        </w:rPr>
        <w:t> </w:t>
      </w:r>
      <w:r w:rsidR="00DA3DBE" w:rsidRPr="00042559">
        <w:rPr>
          <w:rStyle w:val="FieldLeftJustifiedChar"/>
        </w:rPr>
        <w:t> </w:t>
      </w:r>
      <w:r w:rsidR="00DA3DBE" w:rsidRPr="00042559">
        <w:rPr>
          <w:rStyle w:val="FieldLeftJustifiedChar"/>
        </w:rPr>
        <w:t> </w:t>
      </w:r>
      <w:r w:rsidR="00DA3DBE" w:rsidRPr="00042559">
        <w:rPr>
          <w:rStyle w:val="FieldLeftJustifiedChar"/>
        </w:rPr>
        <w:t> </w:t>
      </w:r>
      <w:r w:rsidR="00DA3DBE" w:rsidRPr="00042559">
        <w:rPr>
          <w:rStyle w:val="FieldLeftJustifiedChar"/>
        </w:rPr>
        <w:fldChar w:fldCharType="end"/>
      </w:r>
      <w:bookmarkEnd w:id="91"/>
      <w:r>
        <w:t>). shall be assessed against Contractor from amounts due and payable to the Contractor under the Contract,  or the Contractor and the Contractor’s Surety shall pay to the Principal Representative such sum for any deficiency, if amounts on account thereof are deducted from remaining amounts due but amounts remaining are insufficient to cover the entire assessment.</w:t>
      </w:r>
    </w:p>
    <w:p w14:paraId="1538AC2D" w14:textId="4F8D0FDD" w:rsidR="00C17ACB" w:rsidRDefault="00C17ACB" w:rsidP="007F7EEB"/>
    <w:p w14:paraId="71A665F4" w14:textId="77777777" w:rsidR="00975A68" w:rsidRDefault="00975A68" w:rsidP="007F7EEB"/>
    <w:p w14:paraId="509766C5" w14:textId="4D8AA59C" w:rsidR="00A77B3E" w:rsidRDefault="00B55654" w:rsidP="00975A68">
      <w:pPr>
        <w:pStyle w:val="Heading1"/>
      </w:pPr>
      <w:bookmarkStart w:id="92" w:name="_Toc210059838"/>
      <w:r>
        <w:t xml:space="preserve">ARTICLE 8 </w:t>
      </w:r>
      <w:r w:rsidR="00B90C6B">
        <w:t xml:space="preserve"> </w:t>
      </w:r>
      <w:r w:rsidR="0093463E">
        <w:tab/>
      </w:r>
      <w:r>
        <w:t>NOTICE IDENTIFICATION</w:t>
      </w:r>
      <w:bookmarkEnd w:id="92"/>
    </w:p>
    <w:p w14:paraId="5B4E83A8" w14:textId="113B566F" w:rsidR="00A77B3E" w:rsidRDefault="00B55654" w:rsidP="00C17ACB">
      <w:pPr>
        <w:pStyle w:val="Para1"/>
      </w:pPr>
      <w:r>
        <w:t xml:space="preserve">All Notices pertaining to </w:t>
      </w:r>
      <w:r w:rsidR="005F2B99">
        <w:t xml:space="preserve">this Agreement and the </w:t>
      </w:r>
      <w:r>
        <w:t xml:space="preserve">General Conditions </w:t>
      </w:r>
      <w:r w:rsidR="005F2B99">
        <w:t xml:space="preserve">(SC-5.23) </w:t>
      </w:r>
      <w:r>
        <w:t>or otherwise required to be given shall be transmitted in writing, to the individuals at the addresses listed below, and shall be deemed duly given when received by the parties at their addresses below or any subsequent persons or addresses provided to the other party in writing.</w:t>
      </w:r>
    </w:p>
    <w:p w14:paraId="05771510" w14:textId="45B16AB3" w:rsidR="00A77B3E" w:rsidRDefault="00046A23" w:rsidP="00C17ACB">
      <w:pPr>
        <w:pStyle w:val="Para1"/>
      </w:pPr>
      <w:r>
        <w:t>NOTICE TO PRINCIPAL REPRESENTATIVE:</w:t>
      </w:r>
    </w:p>
    <w:p w14:paraId="446FAB01" w14:textId="03D7A54F" w:rsidR="00A77B3E" w:rsidRPr="00A25EA3" w:rsidRDefault="00B55654" w:rsidP="00A25EA3">
      <w:pPr>
        <w:pStyle w:val="Texttobeedited"/>
      </w:pPr>
      <w:r w:rsidRPr="00A25EA3">
        <w:t>Insert Name of Individual acting on the PR behalf</w:t>
      </w:r>
    </w:p>
    <w:p w14:paraId="0B0014F1" w14:textId="00FF831A" w:rsidR="00A77B3E" w:rsidRPr="00A25EA3" w:rsidRDefault="00B55654" w:rsidP="00A25EA3">
      <w:pPr>
        <w:pStyle w:val="Texttobeedited"/>
      </w:pPr>
      <w:r w:rsidRPr="00A25EA3">
        <w:t>Insert Street Address</w:t>
      </w:r>
    </w:p>
    <w:p w14:paraId="1D301148" w14:textId="3D40E999" w:rsidR="00A77B3E" w:rsidRPr="00A25EA3" w:rsidRDefault="00B55654" w:rsidP="00A25EA3">
      <w:pPr>
        <w:pStyle w:val="Texttobeedited"/>
      </w:pPr>
      <w:r w:rsidRPr="00A25EA3">
        <w:t>City, State Zip Code</w:t>
      </w:r>
    </w:p>
    <w:p w14:paraId="5813C5AE" w14:textId="18F5B07E" w:rsidR="00A77B3E" w:rsidRPr="00A25EA3" w:rsidRDefault="00B55654" w:rsidP="00A25EA3">
      <w:pPr>
        <w:pStyle w:val="Texttobeedited"/>
      </w:pPr>
      <w:r w:rsidRPr="00A25EA3">
        <w:t>Insert email address</w:t>
      </w:r>
    </w:p>
    <w:p w14:paraId="7C687298" w14:textId="658045DF" w:rsidR="00A77B3E" w:rsidRDefault="00B55654" w:rsidP="00975A68">
      <w:pPr>
        <w:pStyle w:val="Para1"/>
        <w:spacing w:before="240"/>
      </w:pPr>
      <w:r>
        <w:t>With copies to State Buildings Program (or Delegate</w:t>
      </w:r>
      <w:r w:rsidR="0093463E">
        <w:t>)</w:t>
      </w:r>
    </w:p>
    <w:p w14:paraId="209CFD3F" w14:textId="79D48EB2" w:rsidR="00871D14" w:rsidRDefault="00871D14" w:rsidP="00A25EA3">
      <w:pPr>
        <w:pStyle w:val="Texttobeedited"/>
      </w:pPr>
      <w:r>
        <w:t>Insert Name of Individual acting on OSA/SBP behalf</w:t>
      </w:r>
    </w:p>
    <w:p w14:paraId="41AC23EB" w14:textId="77777777" w:rsidR="00871D14" w:rsidRDefault="00871D14" w:rsidP="00A25EA3">
      <w:pPr>
        <w:pStyle w:val="Texttobeedited"/>
      </w:pPr>
      <w:r>
        <w:t>Insert Street Address</w:t>
      </w:r>
    </w:p>
    <w:p w14:paraId="03EAB389" w14:textId="77777777" w:rsidR="00871D14" w:rsidRDefault="00871D14" w:rsidP="00A25EA3">
      <w:pPr>
        <w:pStyle w:val="Texttobeedited"/>
      </w:pPr>
      <w:r>
        <w:t>City, State Zip Code</w:t>
      </w:r>
    </w:p>
    <w:p w14:paraId="5DF634FB" w14:textId="77777777" w:rsidR="00871D14" w:rsidRDefault="00871D14" w:rsidP="00A25EA3">
      <w:pPr>
        <w:pStyle w:val="Texttobeedited"/>
      </w:pPr>
      <w:r>
        <w:t>Insert email address</w:t>
      </w:r>
    </w:p>
    <w:p w14:paraId="16DE300D" w14:textId="33DEDE48" w:rsidR="00A77B3E" w:rsidRDefault="00046A23" w:rsidP="00975A68">
      <w:pPr>
        <w:spacing w:before="240" w:after="60"/>
        <w:ind w:left="720"/>
        <w:jc w:val="both"/>
      </w:pPr>
      <w:r>
        <w:lastRenderedPageBreak/>
        <w:t>NOTICE TO CONTRACTOR:</w:t>
      </w:r>
    </w:p>
    <w:p w14:paraId="64E6246F" w14:textId="09C3585F" w:rsidR="00A77B3E" w:rsidRDefault="00B55654" w:rsidP="00A25EA3">
      <w:pPr>
        <w:pStyle w:val="Texttobeedited"/>
      </w:pPr>
      <w:r>
        <w:t>Insert Name of Individual acting on the contractor behalf</w:t>
      </w:r>
    </w:p>
    <w:p w14:paraId="6C109BA0" w14:textId="65829444" w:rsidR="00A77B3E" w:rsidRDefault="00B55654" w:rsidP="00A25EA3">
      <w:pPr>
        <w:pStyle w:val="Texttobeedited"/>
      </w:pPr>
      <w:r>
        <w:t>Insert Street Address</w:t>
      </w:r>
    </w:p>
    <w:p w14:paraId="542F3924" w14:textId="6BC6742A" w:rsidR="00A77B3E" w:rsidRDefault="00B55654" w:rsidP="00A25EA3">
      <w:pPr>
        <w:pStyle w:val="Texttobeedited"/>
      </w:pPr>
      <w:r>
        <w:t>City, State Zip Code</w:t>
      </w:r>
    </w:p>
    <w:p w14:paraId="32B00933" w14:textId="77777777" w:rsidR="00A77B3E" w:rsidRDefault="00B55654" w:rsidP="00A25EA3">
      <w:pPr>
        <w:pStyle w:val="Texttobeedited"/>
      </w:pPr>
      <w:r>
        <w:t>Insert email address</w:t>
      </w:r>
    </w:p>
    <w:p w14:paraId="537C1A1F" w14:textId="77777777" w:rsidR="00C17ACB" w:rsidRDefault="00C17ACB">
      <w:pPr>
        <w:spacing w:after="160" w:line="259" w:lineRule="auto"/>
        <w:rPr>
          <w:b/>
          <w:bCs/>
          <w:szCs w:val="18"/>
        </w:rPr>
        <w:sectPr w:rsidR="00C17ACB" w:rsidSect="007F7EEB">
          <w:footerReference w:type="default" r:id="rId17"/>
          <w:footerReference w:type="first" r:id="rId18"/>
          <w:pgSz w:w="12240" w:h="15840"/>
          <w:pgMar w:top="1440" w:right="1440" w:bottom="1440" w:left="1440" w:header="720" w:footer="720" w:gutter="0"/>
          <w:cols w:space="720"/>
          <w:noEndnote/>
          <w:docGrid w:linePitch="360"/>
        </w:sectPr>
      </w:pPr>
    </w:p>
    <w:p w14:paraId="226CEB5A" w14:textId="7A7AC8F3" w:rsidR="00C17ACB" w:rsidRDefault="00C17ACB" w:rsidP="00C17ACB">
      <w:pPr>
        <w:rPr>
          <w:b/>
          <w:bCs/>
          <w:szCs w:val="18"/>
        </w:rPr>
      </w:pPr>
    </w:p>
    <w:p w14:paraId="478D92FE" w14:textId="77777777" w:rsidR="00A77B3E" w:rsidRPr="00C17ACB" w:rsidRDefault="00B55654" w:rsidP="007F7EEB">
      <w:pPr>
        <w:rPr>
          <w:b/>
        </w:rPr>
      </w:pPr>
      <w:r w:rsidRPr="00C17ACB">
        <w:rPr>
          <w:b/>
        </w:rPr>
        <w:t>STATE OF COLORADO</w:t>
      </w:r>
    </w:p>
    <w:p w14:paraId="1D4D0191" w14:textId="77777777" w:rsidR="00A77B3E" w:rsidRPr="00C17ACB" w:rsidRDefault="00B55654" w:rsidP="007F7EEB">
      <w:pPr>
        <w:rPr>
          <w:b/>
        </w:rPr>
      </w:pPr>
      <w:r w:rsidRPr="00C17ACB">
        <w:rPr>
          <w:b/>
        </w:rPr>
        <w:t>OFFICE OF THE STATE ARCHITECT</w:t>
      </w:r>
    </w:p>
    <w:p w14:paraId="2E41C708" w14:textId="77777777" w:rsidR="00A77B3E" w:rsidRPr="00C17ACB" w:rsidRDefault="00B55654" w:rsidP="007F7EEB">
      <w:pPr>
        <w:rPr>
          <w:b/>
        </w:rPr>
      </w:pPr>
      <w:r w:rsidRPr="00C17ACB">
        <w:rPr>
          <w:b/>
        </w:rPr>
        <w:t>STATE BUILDINGS PROGRAM</w:t>
      </w:r>
    </w:p>
    <w:p w14:paraId="2C7D4FF4" w14:textId="77777777" w:rsidR="00A77B3E" w:rsidRPr="00C17ACB" w:rsidRDefault="00A77B3E" w:rsidP="007F7EEB">
      <w:pPr>
        <w:rPr>
          <w:b/>
        </w:rPr>
      </w:pPr>
    </w:p>
    <w:p w14:paraId="5E711982" w14:textId="77777777" w:rsidR="00A77B3E" w:rsidRPr="00C17ACB" w:rsidRDefault="00B55654" w:rsidP="007F7EEB">
      <w:pPr>
        <w:rPr>
          <w:b/>
        </w:rPr>
      </w:pPr>
      <w:r w:rsidRPr="00C17ACB">
        <w:rPr>
          <w:b/>
        </w:rPr>
        <w:t>CONTRACTOR'S DESIGN/BID/BUILD</w:t>
      </w:r>
      <w:r w:rsidRPr="00C17ACB">
        <w:rPr>
          <w:b/>
          <w:i/>
          <w:iCs/>
        </w:rPr>
        <w:t xml:space="preserve"> </w:t>
      </w:r>
      <w:r w:rsidRPr="00C17ACB">
        <w:rPr>
          <w:b/>
        </w:rPr>
        <w:t>AGREEMENT</w:t>
      </w:r>
    </w:p>
    <w:p w14:paraId="33EC7036" w14:textId="77777777" w:rsidR="00A77B3E" w:rsidRDefault="00B55654" w:rsidP="007F7EEB">
      <w:r>
        <w:t>(STATE FORM SC-6.21)</w:t>
      </w:r>
    </w:p>
    <w:p w14:paraId="1099953F" w14:textId="77777777" w:rsidR="00A77B3E" w:rsidRDefault="00A77B3E" w:rsidP="007F7EEB"/>
    <w:p w14:paraId="6EFF4C41" w14:textId="62E143DB" w:rsidR="00A77B3E" w:rsidRPr="00A15F77" w:rsidRDefault="00B55654" w:rsidP="00F8496F">
      <w:pPr>
        <w:pStyle w:val="EXHIBIT"/>
      </w:pPr>
      <w:bookmarkStart w:id="113" w:name="_Toc210059839"/>
      <w:r w:rsidRPr="00A15F77">
        <w:t>EXHIBIT A</w:t>
      </w:r>
      <w:r w:rsidR="00F8496F">
        <w:t>:</w:t>
      </w:r>
      <w:r w:rsidR="00B90C6B">
        <w:t xml:space="preserve">  </w:t>
      </w:r>
      <w:r w:rsidR="00F8496F">
        <w:tab/>
      </w:r>
      <w:r w:rsidR="00A15F77" w:rsidRPr="00F8496F">
        <w:t>CONTRACTORS</w:t>
      </w:r>
      <w:r w:rsidR="00A15F77" w:rsidRPr="00A15F77">
        <w:t xml:space="preserve"> BID</w:t>
      </w:r>
      <w:bookmarkEnd w:id="113"/>
    </w:p>
    <w:p w14:paraId="531D468F" w14:textId="5CB24442" w:rsidR="00A77B3E" w:rsidRDefault="00A77B3E" w:rsidP="00B567B1">
      <w:pPr>
        <w:pBdr>
          <w:bottom w:val="single" w:sz="18" w:space="1" w:color="auto"/>
        </w:pBdr>
      </w:pPr>
    </w:p>
    <w:p w14:paraId="2528B9FC" w14:textId="77777777" w:rsidR="00A77B3E" w:rsidRDefault="00A77B3E" w:rsidP="007F7EEB"/>
    <w:p w14:paraId="2673D0D0" w14:textId="77777777" w:rsidR="00A77B3E" w:rsidRDefault="00B55654" w:rsidP="00B567B1">
      <w:pPr>
        <w:pStyle w:val="NoSpacing"/>
        <w:spacing w:after="60"/>
      </w:pPr>
      <w:r>
        <w:rPr>
          <w:b/>
          <w:bCs/>
        </w:rPr>
        <w:t>CONTRACTOR’S BID</w:t>
      </w:r>
      <w:r>
        <w:t xml:space="preserve"> (Form SBP-6.13)</w:t>
      </w:r>
    </w:p>
    <w:p w14:paraId="0BE4DF77" w14:textId="18442482" w:rsidR="0065385C" w:rsidRDefault="0065385C" w:rsidP="00B567B1">
      <w:pPr>
        <w:pStyle w:val="NoSpacing"/>
        <w:spacing w:after="60"/>
      </w:pPr>
      <w:r>
        <w:t>Workers’ Compensation Certification (SBP-4.1)</w:t>
      </w:r>
      <w:commentRangeStart w:id="114"/>
      <w:commentRangeEnd w:id="114"/>
      <w:del w:id="115" w:author="State Buildings Program" w:date="2026-06-25T14:05:00Z" w16du:dateUtc="2026-06-25T20:05:00Z">
        <w:r w:rsidR="00B55654" w:rsidDel="0065385C">
          <w:rPr>
            <w:rStyle w:val="CommentReference"/>
            <w:sz w:val="24"/>
            <w:szCs w:val="24"/>
          </w:rPr>
          <w:commentReference w:id="114"/>
        </w:r>
      </w:del>
    </w:p>
    <w:p w14:paraId="441E945A" w14:textId="207C41D8" w:rsidR="00A77B3E" w:rsidRDefault="00B55654" w:rsidP="00B567B1">
      <w:pPr>
        <w:pStyle w:val="NoSpacing"/>
        <w:spacing w:after="60"/>
      </w:pPr>
      <w:r>
        <w:t xml:space="preserve">Bid Alternates (Form SBP-6.131) </w:t>
      </w:r>
    </w:p>
    <w:p w14:paraId="642E23E6" w14:textId="77777777" w:rsidR="00A77B3E" w:rsidRDefault="00B55654" w:rsidP="00B567B1">
      <w:pPr>
        <w:pStyle w:val="NoSpacing"/>
        <w:spacing w:after="60"/>
      </w:pPr>
      <w:r>
        <w:t>Unit Pricing (Form SBP-6.133)</w:t>
      </w:r>
    </w:p>
    <w:p w14:paraId="59241B46" w14:textId="77777777" w:rsidR="00A77B3E" w:rsidRDefault="00B55654" w:rsidP="00B567B1">
      <w:pPr>
        <w:pStyle w:val="NoSpacing"/>
        <w:spacing w:after="60"/>
      </w:pPr>
      <w:r>
        <w:t>Bid Bond (Form SBP-6.14)</w:t>
      </w:r>
      <w:commentRangeStart w:id="116"/>
      <w:commentRangeEnd w:id="116"/>
      <w:r>
        <w:rPr>
          <w:rStyle w:val="CommentReference"/>
          <w:sz w:val="24"/>
          <w:szCs w:val="24"/>
        </w:rPr>
        <w:commentReference w:id="116"/>
      </w:r>
    </w:p>
    <w:p w14:paraId="59373BC6" w14:textId="77777777" w:rsidR="00A77B3E" w:rsidRDefault="00B55654" w:rsidP="00B567B1">
      <w:pPr>
        <w:pStyle w:val="NoSpacing"/>
        <w:spacing w:after="60"/>
      </w:pPr>
      <w:r>
        <w:t>Labor Burden Calculation (Form SBP-6.18)</w:t>
      </w:r>
    </w:p>
    <w:p w14:paraId="36FCF19F" w14:textId="53EF9A58" w:rsidR="00A77B3E" w:rsidRDefault="00A77B3E" w:rsidP="007F7EEB"/>
    <w:p w14:paraId="2A011549" w14:textId="13A4571E" w:rsidR="00C17ACB" w:rsidRDefault="00C17ACB">
      <w:pPr>
        <w:spacing w:after="160" w:line="259" w:lineRule="auto"/>
      </w:pPr>
      <w:r>
        <w:br w:type="page"/>
      </w:r>
    </w:p>
    <w:p w14:paraId="22AEE055" w14:textId="77777777" w:rsidR="00C17ACB" w:rsidRDefault="00C17ACB" w:rsidP="007F7EEB"/>
    <w:p w14:paraId="20CE40AC" w14:textId="77777777" w:rsidR="00A77B3E" w:rsidRPr="00C17ACB" w:rsidRDefault="00B55654" w:rsidP="007F7EEB">
      <w:pPr>
        <w:rPr>
          <w:b/>
        </w:rPr>
      </w:pPr>
      <w:r w:rsidRPr="00C17ACB">
        <w:rPr>
          <w:b/>
        </w:rPr>
        <w:t>STATE OF COLORADO</w:t>
      </w:r>
    </w:p>
    <w:p w14:paraId="2393CD25" w14:textId="77777777" w:rsidR="00A77B3E" w:rsidRPr="00C17ACB" w:rsidRDefault="00B55654" w:rsidP="007F7EEB">
      <w:pPr>
        <w:rPr>
          <w:b/>
        </w:rPr>
      </w:pPr>
      <w:r w:rsidRPr="00C17ACB">
        <w:rPr>
          <w:b/>
        </w:rPr>
        <w:t>OFFICE OF THE STATE ARCHITECT</w:t>
      </w:r>
    </w:p>
    <w:p w14:paraId="7831C2EE" w14:textId="77777777" w:rsidR="00A77B3E" w:rsidRPr="00C17ACB" w:rsidRDefault="00B55654" w:rsidP="007F7EEB">
      <w:pPr>
        <w:rPr>
          <w:b/>
        </w:rPr>
      </w:pPr>
      <w:r w:rsidRPr="00C17ACB">
        <w:rPr>
          <w:b/>
        </w:rPr>
        <w:t>STATE BUILDINGS PROGRAM</w:t>
      </w:r>
    </w:p>
    <w:p w14:paraId="28101109" w14:textId="77777777" w:rsidR="00A77B3E" w:rsidRPr="00C17ACB" w:rsidRDefault="00A77B3E" w:rsidP="007F7EEB">
      <w:pPr>
        <w:rPr>
          <w:b/>
        </w:rPr>
      </w:pPr>
    </w:p>
    <w:p w14:paraId="0B6A4164" w14:textId="77777777" w:rsidR="00A77B3E" w:rsidRPr="00C17ACB" w:rsidRDefault="00B55654" w:rsidP="007F7EEB">
      <w:pPr>
        <w:rPr>
          <w:b/>
        </w:rPr>
      </w:pPr>
      <w:r w:rsidRPr="00C17ACB">
        <w:rPr>
          <w:b/>
        </w:rPr>
        <w:t>CONTRACTOR'S DESIGN/BID/BUILD</w:t>
      </w:r>
      <w:r w:rsidRPr="00C17ACB">
        <w:rPr>
          <w:b/>
          <w:i/>
          <w:iCs/>
        </w:rPr>
        <w:t xml:space="preserve"> </w:t>
      </w:r>
      <w:r w:rsidRPr="00C17ACB">
        <w:rPr>
          <w:b/>
        </w:rPr>
        <w:t>AGREEMENT</w:t>
      </w:r>
    </w:p>
    <w:p w14:paraId="065B58DF" w14:textId="77777777" w:rsidR="00A77B3E" w:rsidRDefault="00B55654" w:rsidP="007F7EEB">
      <w:r>
        <w:t>(STATE FORM SC-6.21)</w:t>
      </w:r>
    </w:p>
    <w:p w14:paraId="796D17AF" w14:textId="77777777" w:rsidR="00A77B3E" w:rsidRDefault="00A77B3E" w:rsidP="007F7EEB"/>
    <w:p w14:paraId="69328903" w14:textId="73C7CEC4" w:rsidR="00A77B3E" w:rsidRDefault="00B55654" w:rsidP="00F8496F">
      <w:pPr>
        <w:pStyle w:val="EXHIBIT"/>
      </w:pPr>
      <w:bookmarkStart w:id="117" w:name="_Toc210059840"/>
      <w:r>
        <w:t>EXHIBIT B</w:t>
      </w:r>
      <w:r w:rsidR="00A15F77">
        <w:t xml:space="preserve">: </w:t>
      </w:r>
      <w:r w:rsidR="00B90C6B">
        <w:t xml:space="preserve"> </w:t>
      </w:r>
      <w:r w:rsidR="00F8496F">
        <w:tab/>
      </w:r>
      <w:r w:rsidR="00A15F77">
        <w:t>PERFORMANCE BOND</w:t>
      </w:r>
      <w:bookmarkEnd w:id="117"/>
    </w:p>
    <w:p w14:paraId="43313D07" w14:textId="77777777" w:rsidR="00C17ACB" w:rsidRDefault="00C17ACB" w:rsidP="00B567B1">
      <w:pPr>
        <w:pBdr>
          <w:bottom w:val="single" w:sz="18" w:space="1" w:color="auto"/>
        </w:pBdr>
      </w:pPr>
    </w:p>
    <w:p w14:paraId="08B21708" w14:textId="77777777" w:rsidR="00A77B3E" w:rsidRDefault="00A77B3E" w:rsidP="007F7EEB"/>
    <w:p w14:paraId="332A3F6F" w14:textId="77777777" w:rsidR="00A77B3E" w:rsidRDefault="00B55654" w:rsidP="007F7EEB">
      <w:r w:rsidRPr="00A15F77">
        <w:rPr>
          <w:b/>
        </w:rPr>
        <w:t>PERFORMANCE BOND</w:t>
      </w:r>
      <w:r>
        <w:t xml:space="preserve"> (Form SC-6.22)</w:t>
      </w:r>
    </w:p>
    <w:p w14:paraId="6B7B43DC" w14:textId="77777777" w:rsidR="009E6EA1" w:rsidRDefault="009E6EA1" w:rsidP="007F7EEB"/>
    <w:p w14:paraId="067D2ABD" w14:textId="77777777" w:rsidR="009E6EA1" w:rsidRDefault="009E6EA1" w:rsidP="007F7EEB"/>
    <w:p w14:paraId="54A95E7C" w14:textId="77777777" w:rsidR="009E6EA1" w:rsidRDefault="009E6EA1">
      <w:pPr>
        <w:spacing w:after="160" w:line="259" w:lineRule="auto"/>
      </w:pPr>
      <w:r>
        <w:br w:type="page"/>
      </w:r>
    </w:p>
    <w:p w14:paraId="76D061A2" w14:textId="023F6243" w:rsidR="00A77B3E" w:rsidRPr="009E6EA1" w:rsidRDefault="00B55654" w:rsidP="007F7EEB">
      <w:pPr>
        <w:rPr>
          <w:b/>
        </w:rPr>
      </w:pPr>
      <w:r w:rsidRPr="009E6EA1">
        <w:rPr>
          <w:b/>
        </w:rPr>
        <w:lastRenderedPageBreak/>
        <w:t>STATE OF COLORADO</w:t>
      </w:r>
    </w:p>
    <w:p w14:paraId="333E7BAA" w14:textId="77777777" w:rsidR="00A77B3E" w:rsidRPr="009E6EA1" w:rsidRDefault="00B55654" w:rsidP="007F7EEB">
      <w:pPr>
        <w:rPr>
          <w:b/>
        </w:rPr>
      </w:pPr>
      <w:r w:rsidRPr="009E6EA1">
        <w:rPr>
          <w:b/>
        </w:rPr>
        <w:t>OFFICE OF THE STATE ARCHITECT</w:t>
      </w:r>
    </w:p>
    <w:p w14:paraId="7F1AED50" w14:textId="77777777" w:rsidR="00A77B3E" w:rsidRPr="009E6EA1" w:rsidRDefault="00B55654" w:rsidP="007F7EEB">
      <w:pPr>
        <w:rPr>
          <w:b/>
        </w:rPr>
      </w:pPr>
      <w:r w:rsidRPr="009E6EA1">
        <w:rPr>
          <w:b/>
        </w:rPr>
        <w:t>STATE BUILDINGS PROGRAM</w:t>
      </w:r>
    </w:p>
    <w:p w14:paraId="470F1DFB" w14:textId="77777777" w:rsidR="00A77B3E" w:rsidRDefault="00A77B3E" w:rsidP="007F7EEB"/>
    <w:p w14:paraId="29FE1335" w14:textId="77777777" w:rsidR="00A77B3E" w:rsidRPr="009E6EA1" w:rsidRDefault="00B55654" w:rsidP="007F7EEB">
      <w:pPr>
        <w:rPr>
          <w:b/>
        </w:rPr>
      </w:pPr>
      <w:r w:rsidRPr="009E6EA1">
        <w:rPr>
          <w:b/>
        </w:rPr>
        <w:t>CONTRACTOR'S DESIGN/BID/BUILD</w:t>
      </w:r>
      <w:r w:rsidRPr="009E6EA1">
        <w:rPr>
          <w:b/>
          <w:i/>
          <w:iCs/>
        </w:rPr>
        <w:t xml:space="preserve"> </w:t>
      </w:r>
      <w:r w:rsidRPr="009E6EA1">
        <w:rPr>
          <w:b/>
        </w:rPr>
        <w:t>AGREEMENT</w:t>
      </w:r>
    </w:p>
    <w:p w14:paraId="133396BF" w14:textId="77777777" w:rsidR="00A77B3E" w:rsidRDefault="00B55654" w:rsidP="007F7EEB">
      <w:r>
        <w:t>(STATE FORM SC-6.21)</w:t>
      </w:r>
    </w:p>
    <w:p w14:paraId="3D2AE398" w14:textId="77777777" w:rsidR="00A77B3E" w:rsidRDefault="00A77B3E" w:rsidP="007F7EEB"/>
    <w:p w14:paraId="316A1FA0" w14:textId="63B75A95" w:rsidR="00A77B3E" w:rsidRPr="00A15F77" w:rsidRDefault="00B55654" w:rsidP="00F8496F">
      <w:pPr>
        <w:pStyle w:val="EXHIBIT"/>
      </w:pPr>
      <w:bookmarkStart w:id="118" w:name="_Toc210059841"/>
      <w:r w:rsidRPr="00A15F77">
        <w:t>EXHIBIT C</w:t>
      </w:r>
      <w:r w:rsidR="00A15F77" w:rsidRPr="00A15F77">
        <w:t>:</w:t>
      </w:r>
      <w:r w:rsidR="00B90C6B">
        <w:t xml:space="preserve">  </w:t>
      </w:r>
      <w:r w:rsidR="00F8496F">
        <w:tab/>
      </w:r>
      <w:r w:rsidR="00A15F77" w:rsidRPr="00A15F77">
        <w:t>LABOR AND MATERIAL PAYMENT BOND</w:t>
      </w:r>
      <w:bookmarkEnd w:id="118"/>
    </w:p>
    <w:p w14:paraId="04073F80" w14:textId="77777777" w:rsidR="009E6EA1" w:rsidRDefault="009E6EA1" w:rsidP="00B567B1">
      <w:pPr>
        <w:pBdr>
          <w:bottom w:val="single" w:sz="18" w:space="1" w:color="auto"/>
        </w:pBdr>
      </w:pPr>
    </w:p>
    <w:p w14:paraId="251BC760" w14:textId="77777777" w:rsidR="009E6EA1" w:rsidRDefault="009E6EA1" w:rsidP="009E6EA1"/>
    <w:p w14:paraId="05841060" w14:textId="77777777" w:rsidR="00A77B3E" w:rsidRDefault="00B55654" w:rsidP="007F7EEB">
      <w:r w:rsidRPr="00A15F77">
        <w:rPr>
          <w:b/>
        </w:rPr>
        <w:t>LABOR AND MATERIAL PAYMENT BOND</w:t>
      </w:r>
      <w:r>
        <w:t xml:space="preserve"> (Form SC-6.221)</w:t>
      </w:r>
    </w:p>
    <w:p w14:paraId="0858623A" w14:textId="77777777" w:rsidR="009E6EA1" w:rsidRDefault="009E6EA1" w:rsidP="007F7EEB"/>
    <w:p w14:paraId="4326662F" w14:textId="77777777" w:rsidR="009E6EA1" w:rsidRDefault="009E6EA1" w:rsidP="007F7EEB"/>
    <w:p w14:paraId="2E281D0B" w14:textId="77777777" w:rsidR="009E6EA1" w:rsidRDefault="009E6EA1">
      <w:pPr>
        <w:spacing w:after="160" w:line="259" w:lineRule="auto"/>
      </w:pPr>
      <w:r>
        <w:br w:type="page"/>
      </w:r>
    </w:p>
    <w:p w14:paraId="3674F437" w14:textId="543C7382" w:rsidR="00A77B3E" w:rsidRPr="009E6EA1" w:rsidRDefault="00B55654" w:rsidP="007F7EEB">
      <w:pPr>
        <w:rPr>
          <w:b/>
        </w:rPr>
      </w:pPr>
      <w:r w:rsidRPr="009E6EA1">
        <w:rPr>
          <w:b/>
        </w:rPr>
        <w:lastRenderedPageBreak/>
        <w:t>STATE OF COLORADO</w:t>
      </w:r>
    </w:p>
    <w:p w14:paraId="3FC9A471" w14:textId="77777777" w:rsidR="00A77B3E" w:rsidRPr="009E6EA1" w:rsidRDefault="00B55654" w:rsidP="007F7EEB">
      <w:pPr>
        <w:rPr>
          <w:b/>
        </w:rPr>
      </w:pPr>
      <w:r w:rsidRPr="009E6EA1">
        <w:rPr>
          <w:b/>
        </w:rPr>
        <w:t>OFFICE OF THE STATE ARCHITECT</w:t>
      </w:r>
    </w:p>
    <w:p w14:paraId="35B66150" w14:textId="77777777" w:rsidR="00A77B3E" w:rsidRPr="009E6EA1" w:rsidRDefault="00B55654" w:rsidP="007F7EEB">
      <w:pPr>
        <w:rPr>
          <w:b/>
        </w:rPr>
      </w:pPr>
      <w:r w:rsidRPr="009E6EA1">
        <w:rPr>
          <w:b/>
        </w:rPr>
        <w:t>STATE BUILDINGS PROGRAM</w:t>
      </w:r>
    </w:p>
    <w:p w14:paraId="30C000DF" w14:textId="77777777" w:rsidR="00A77B3E" w:rsidRPr="009E6EA1" w:rsidRDefault="00A77B3E" w:rsidP="007F7EEB">
      <w:pPr>
        <w:rPr>
          <w:b/>
        </w:rPr>
      </w:pPr>
    </w:p>
    <w:p w14:paraId="50EE3770" w14:textId="77777777" w:rsidR="00A77B3E" w:rsidRPr="009E6EA1" w:rsidRDefault="00B55654" w:rsidP="007F7EEB">
      <w:pPr>
        <w:rPr>
          <w:b/>
        </w:rPr>
      </w:pPr>
      <w:r w:rsidRPr="009E6EA1">
        <w:rPr>
          <w:b/>
        </w:rPr>
        <w:t>CONTRACTOR'S DESIGN/BID/BUILD AGREEMENT</w:t>
      </w:r>
      <w:r w:rsidRPr="009E6EA1">
        <w:rPr>
          <w:b/>
          <w:i/>
          <w:iCs/>
        </w:rPr>
        <w:t xml:space="preserve"> </w:t>
      </w:r>
    </w:p>
    <w:p w14:paraId="5DD1A804" w14:textId="77777777" w:rsidR="00A77B3E" w:rsidRDefault="00B55654" w:rsidP="007F7EEB">
      <w:r>
        <w:t>(STATE FORM SC-6.21)</w:t>
      </w:r>
    </w:p>
    <w:p w14:paraId="4F27839C" w14:textId="77777777" w:rsidR="00A77B3E" w:rsidRDefault="00A77B3E" w:rsidP="007F7EEB"/>
    <w:p w14:paraId="39F0CF90" w14:textId="02F56A30" w:rsidR="00A77B3E" w:rsidRDefault="00B55654" w:rsidP="00F8496F">
      <w:pPr>
        <w:pStyle w:val="EXHIBIT"/>
      </w:pPr>
      <w:bookmarkStart w:id="119" w:name="_Toc210059842"/>
      <w:r>
        <w:t>EXHIBIT D</w:t>
      </w:r>
      <w:r w:rsidR="00A15F77">
        <w:t>:</w:t>
      </w:r>
      <w:r w:rsidR="00B90C6B">
        <w:t xml:space="preserve">  </w:t>
      </w:r>
      <w:r w:rsidR="00F8496F">
        <w:tab/>
      </w:r>
      <w:r w:rsidR="00A15F77">
        <w:t>INSURANCE CERTIFICATE(S)</w:t>
      </w:r>
      <w:bookmarkEnd w:id="119"/>
    </w:p>
    <w:p w14:paraId="4C59898F" w14:textId="77777777" w:rsidR="009E6EA1" w:rsidRDefault="009E6EA1" w:rsidP="00B567B1">
      <w:pPr>
        <w:pBdr>
          <w:bottom w:val="single" w:sz="18" w:space="1" w:color="auto"/>
        </w:pBdr>
      </w:pPr>
    </w:p>
    <w:p w14:paraId="21FF0FA3" w14:textId="77777777" w:rsidR="009E6EA1" w:rsidRDefault="009E6EA1" w:rsidP="009E6EA1"/>
    <w:p w14:paraId="18C885E4" w14:textId="77777777" w:rsidR="00A77B3E" w:rsidRDefault="00B55654" w:rsidP="007F7EEB">
      <w:r w:rsidRPr="00D66CDE">
        <w:rPr>
          <w:b/>
        </w:rPr>
        <w:t>INSURANCE CERTIFICATE(S)</w:t>
      </w:r>
      <w:r>
        <w:t xml:space="preserve"> (attached)</w:t>
      </w:r>
    </w:p>
    <w:p w14:paraId="2B9206C4" w14:textId="77777777" w:rsidR="009E6EA1" w:rsidRDefault="009E6EA1" w:rsidP="007F7EEB"/>
    <w:p w14:paraId="4067DB4D" w14:textId="77777777" w:rsidR="009E6EA1" w:rsidRDefault="009E6EA1" w:rsidP="007F7EEB"/>
    <w:p w14:paraId="53B816D3" w14:textId="77777777" w:rsidR="009E6EA1" w:rsidRDefault="009E6EA1">
      <w:pPr>
        <w:spacing w:after="160" w:line="259" w:lineRule="auto"/>
      </w:pPr>
      <w:r>
        <w:br w:type="page"/>
      </w:r>
    </w:p>
    <w:p w14:paraId="4AB6312F" w14:textId="77777777" w:rsidR="009E6EA1" w:rsidRDefault="009E6EA1" w:rsidP="007F7EEB"/>
    <w:p w14:paraId="3F6C40CC" w14:textId="75DE2613" w:rsidR="00A77B3E" w:rsidRPr="00A15F77" w:rsidRDefault="00B55654" w:rsidP="007F7EEB">
      <w:pPr>
        <w:rPr>
          <w:b/>
        </w:rPr>
      </w:pPr>
      <w:r w:rsidRPr="00A15F77">
        <w:rPr>
          <w:b/>
        </w:rPr>
        <w:t>STATE OF COLORADO</w:t>
      </w:r>
    </w:p>
    <w:p w14:paraId="36FEAB33" w14:textId="77777777" w:rsidR="00A77B3E" w:rsidRPr="00A15F77" w:rsidRDefault="00B55654" w:rsidP="007F7EEB">
      <w:pPr>
        <w:rPr>
          <w:b/>
        </w:rPr>
      </w:pPr>
      <w:r w:rsidRPr="00A15F77">
        <w:rPr>
          <w:b/>
        </w:rPr>
        <w:t>OFFICE OF THE STATE ARCHITECT</w:t>
      </w:r>
    </w:p>
    <w:p w14:paraId="62FA9C3E" w14:textId="77777777" w:rsidR="00A77B3E" w:rsidRPr="00A15F77" w:rsidRDefault="00B55654" w:rsidP="007F7EEB">
      <w:pPr>
        <w:rPr>
          <w:b/>
        </w:rPr>
      </w:pPr>
      <w:r w:rsidRPr="00A15F77">
        <w:rPr>
          <w:b/>
        </w:rPr>
        <w:t>STATE BUILDINGS PROGRAM</w:t>
      </w:r>
    </w:p>
    <w:p w14:paraId="4348D2C3" w14:textId="77777777" w:rsidR="00A77B3E" w:rsidRPr="00A15F77" w:rsidRDefault="00A77B3E" w:rsidP="007F7EEB">
      <w:pPr>
        <w:rPr>
          <w:b/>
        </w:rPr>
      </w:pPr>
    </w:p>
    <w:p w14:paraId="5BCA4D51" w14:textId="77777777" w:rsidR="00A77B3E" w:rsidRPr="00A15F77" w:rsidRDefault="00B55654" w:rsidP="007F7EEB">
      <w:pPr>
        <w:rPr>
          <w:b/>
        </w:rPr>
      </w:pPr>
      <w:r w:rsidRPr="00A15F77">
        <w:rPr>
          <w:b/>
        </w:rPr>
        <w:t>CONTRACTOR'S DESIGN/BID/BUILD AGREEMENT</w:t>
      </w:r>
      <w:r w:rsidRPr="00A15F77">
        <w:rPr>
          <w:b/>
          <w:i/>
          <w:iCs/>
        </w:rPr>
        <w:t xml:space="preserve"> </w:t>
      </w:r>
    </w:p>
    <w:p w14:paraId="7B050B64" w14:textId="77777777" w:rsidR="00A77B3E" w:rsidRDefault="00B55654" w:rsidP="007F7EEB">
      <w:r>
        <w:t>(STATE FORM SC-6.21)</w:t>
      </w:r>
    </w:p>
    <w:p w14:paraId="0B92FBE9" w14:textId="77777777" w:rsidR="00A77B3E" w:rsidRDefault="00A77B3E" w:rsidP="007F7EEB"/>
    <w:p w14:paraId="20D6C16F" w14:textId="244DCC05" w:rsidR="00A77B3E" w:rsidRDefault="000665D0" w:rsidP="00F8496F">
      <w:pPr>
        <w:pStyle w:val="EXHIBIT"/>
      </w:pPr>
      <w:bookmarkStart w:id="120" w:name="_Toc210059843"/>
      <w:r>
        <w:t>EXHIBIT E</w:t>
      </w:r>
      <w:r w:rsidR="00A15F77">
        <w:t>:</w:t>
      </w:r>
      <w:r w:rsidR="00B90C6B">
        <w:t xml:space="preserve">  </w:t>
      </w:r>
      <w:r w:rsidR="00F8496F">
        <w:tab/>
      </w:r>
      <w:r w:rsidR="00A15F77">
        <w:t>BUILDING CODE COMPLIANCE POLICY</w:t>
      </w:r>
      <w:bookmarkEnd w:id="120"/>
    </w:p>
    <w:p w14:paraId="19A59C69" w14:textId="77777777" w:rsidR="009E6EA1" w:rsidRDefault="009E6EA1" w:rsidP="00B567B1">
      <w:pPr>
        <w:pBdr>
          <w:bottom w:val="single" w:sz="18" w:space="1" w:color="auto"/>
        </w:pBdr>
      </w:pPr>
    </w:p>
    <w:p w14:paraId="016E24D7" w14:textId="77777777" w:rsidR="009E6EA1" w:rsidRDefault="009E6EA1" w:rsidP="009E6EA1"/>
    <w:p w14:paraId="597AAA48" w14:textId="77777777" w:rsidR="00042559" w:rsidRPr="00076534" w:rsidRDefault="00042559" w:rsidP="00042559">
      <w:pPr>
        <w:jc w:val="both"/>
        <w:rPr>
          <w:rFonts w:cs="Arial"/>
          <w:b/>
          <w:spacing w:val="-3"/>
        </w:rPr>
      </w:pPr>
      <w:r w:rsidRPr="00076534">
        <w:rPr>
          <w:rFonts w:cs="Arial"/>
          <w:b/>
          <w:spacing w:val="-3"/>
        </w:rPr>
        <w:t>BUILDING CODE COMPLIANCE POLICY: COORDINATION OF APPROVED BUILDING CODES, PLAN REVIEWS, BUILDING INSPECTIONS AND STATE DEVELOPMENT REQUIREMENTS</w:t>
      </w:r>
    </w:p>
    <w:p w14:paraId="51E365D8" w14:textId="77777777" w:rsidR="00042559" w:rsidRPr="00076534" w:rsidRDefault="00042559" w:rsidP="00042559">
      <w:pPr>
        <w:jc w:val="both"/>
        <w:rPr>
          <w:rFonts w:cs="Arial"/>
          <w:b/>
          <w:spacing w:val="-3"/>
        </w:rPr>
      </w:pPr>
    </w:p>
    <w:p w14:paraId="1BC6F992" w14:textId="77777777" w:rsidR="00042559" w:rsidRPr="00076534" w:rsidRDefault="00042559" w:rsidP="00042559">
      <w:pPr>
        <w:outlineLvl w:val="0"/>
        <w:rPr>
          <w:rFonts w:cs="Calibri"/>
          <w:spacing w:val="-3"/>
        </w:rPr>
      </w:pPr>
      <w:r w:rsidRPr="00076534">
        <w:rPr>
          <w:rFonts w:cs="Calibri"/>
          <w:spacing w:val="-3"/>
        </w:rPr>
        <w:t xml:space="preserve">Refer to the Office of the State Architect’s Building Codes Webpage for the </w:t>
      </w:r>
      <w:r w:rsidRPr="00076534">
        <w:rPr>
          <w:rFonts w:cs="Calibri"/>
          <w:i/>
          <w:iCs/>
          <w:spacing w:val="-3"/>
        </w:rPr>
        <w:t>Building Code Compliance Policy</w:t>
      </w:r>
      <w:r w:rsidRPr="00076534">
        <w:rPr>
          <w:rFonts w:cs="Calibri"/>
          <w:spacing w:val="-3"/>
        </w:rPr>
        <w:t xml:space="preserve"> (Rev. July 2025)</w:t>
      </w:r>
    </w:p>
    <w:p w14:paraId="3B61114F" w14:textId="77777777" w:rsidR="00042559" w:rsidRPr="00076534" w:rsidRDefault="00042559" w:rsidP="00042559">
      <w:pPr>
        <w:outlineLvl w:val="0"/>
        <w:rPr>
          <w:rFonts w:cs="Calibri"/>
          <w:spacing w:val="-3"/>
        </w:rPr>
      </w:pPr>
    </w:p>
    <w:p w14:paraId="15E1D12E" w14:textId="77777777" w:rsidR="00042559" w:rsidRPr="00076534" w:rsidRDefault="00042559" w:rsidP="00042559">
      <w:pPr>
        <w:outlineLvl w:val="0"/>
        <w:rPr>
          <w:rFonts w:cs="Calibri"/>
          <w:spacing w:val="-3"/>
        </w:rPr>
      </w:pPr>
      <w:r w:rsidRPr="00076534">
        <w:rPr>
          <w:rFonts w:cs="Calibri"/>
          <w:b/>
          <w:bCs/>
          <w:spacing w:val="-3"/>
        </w:rPr>
        <w:t>Exhibit A:</w:t>
      </w:r>
      <w:r w:rsidRPr="00076534">
        <w:rPr>
          <w:rFonts w:cs="Calibri"/>
          <w:spacing w:val="-3"/>
        </w:rPr>
        <w:t xml:space="preserve"> Approved Building Codes of the </w:t>
      </w:r>
      <w:r w:rsidRPr="00076534">
        <w:rPr>
          <w:rFonts w:cs="Calibri"/>
          <w:i/>
          <w:spacing w:val="-3"/>
        </w:rPr>
        <w:t>Code Compliance Policy</w:t>
      </w:r>
      <w:r w:rsidRPr="00076534">
        <w:rPr>
          <w:rFonts w:cs="Calibri"/>
          <w:spacing w:val="-3"/>
        </w:rPr>
        <w:t xml:space="preserve"> dated </w:t>
      </w:r>
      <w:r w:rsidRPr="00076534">
        <w:rPr>
          <w:rFonts w:cs="Calibri"/>
          <w:bCs/>
          <w:spacing w:val="-3"/>
          <w:u w:val="single"/>
        </w:rPr>
        <w:t>July 2025</w:t>
      </w:r>
      <w:r w:rsidRPr="00076534">
        <w:rPr>
          <w:rFonts w:cs="Calibri"/>
          <w:bCs/>
          <w:spacing w:val="-3"/>
        </w:rPr>
        <w:t xml:space="preserve"> </w:t>
      </w:r>
      <w:r w:rsidRPr="00076534">
        <w:rPr>
          <w:rFonts w:cs="Calibri"/>
          <w:spacing w:val="-3"/>
        </w:rPr>
        <w:t xml:space="preserve">including the Amendments to the International Building Code and </w:t>
      </w:r>
      <w:r w:rsidRPr="00076534">
        <w:rPr>
          <w:rFonts w:cs="Calibri"/>
          <w:i/>
          <w:iCs/>
          <w:spacing w:val="-3"/>
        </w:rPr>
        <w:t>Code Compliance Plan Review Procedures</w:t>
      </w:r>
      <w:r w:rsidRPr="00076534">
        <w:rPr>
          <w:rFonts w:cs="Calibri"/>
          <w:spacing w:val="-3"/>
        </w:rPr>
        <w:t xml:space="preserve"> (Rev. July 2025);</w:t>
      </w:r>
    </w:p>
    <w:p w14:paraId="13227E25" w14:textId="77777777" w:rsidR="00042559" w:rsidRPr="00076534" w:rsidRDefault="00042559" w:rsidP="00042559">
      <w:pPr>
        <w:outlineLvl w:val="0"/>
        <w:rPr>
          <w:rFonts w:cs="Calibri"/>
          <w:spacing w:val="-3"/>
        </w:rPr>
      </w:pPr>
    </w:p>
    <w:p w14:paraId="2D4E2044" w14:textId="77777777" w:rsidR="00042559" w:rsidRPr="00076534" w:rsidRDefault="00042559" w:rsidP="00042559">
      <w:pPr>
        <w:outlineLvl w:val="0"/>
        <w:rPr>
          <w:rFonts w:cs="Calibri"/>
          <w:spacing w:val="-3"/>
        </w:rPr>
      </w:pPr>
      <w:r w:rsidRPr="00076534">
        <w:rPr>
          <w:rFonts w:cs="Calibri"/>
          <w:b/>
          <w:bCs/>
          <w:spacing w:val="-3"/>
        </w:rPr>
        <w:t>Exhibit B:</w:t>
      </w:r>
      <w:r w:rsidRPr="00076534">
        <w:rPr>
          <w:rFonts w:cs="Calibri"/>
          <w:spacing w:val="-3"/>
        </w:rPr>
        <w:t xml:space="preserve"> Plan Review Procedures of the </w:t>
      </w:r>
      <w:r w:rsidRPr="00076534">
        <w:rPr>
          <w:rFonts w:cs="Calibri"/>
          <w:i/>
          <w:spacing w:val="-3"/>
        </w:rPr>
        <w:t>Code Compliance Policy</w:t>
      </w:r>
      <w:r w:rsidRPr="00076534">
        <w:rPr>
          <w:rFonts w:cs="Calibri"/>
          <w:spacing w:val="-3"/>
        </w:rPr>
        <w:t xml:space="preserve"> dated </w:t>
      </w:r>
      <w:r w:rsidRPr="00076534">
        <w:rPr>
          <w:rFonts w:cs="Calibri"/>
          <w:bCs/>
          <w:spacing w:val="-3"/>
          <w:u w:val="single"/>
        </w:rPr>
        <w:t>July 2025</w:t>
      </w:r>
      <w:r w:rsidRPr="00076534">
        <w:rPr>
          <w:rFonts w:cs="Calibri"/>
          <w:bCs/>
          <w:spacing w:val="-3"/>
        </w:rPr>
        <w:t xml:space="preserve"> </w:t>
      </w:r>
    </w:p>
    <w:p w14:paraId="2938ADD7" w14:textId="77777777" w:rsidR="00042559" w:rsidRPr="00076534" w:rsidRDefault="00042559" w:rsidP="00042559">
      <w:pPr>
        <w:outlineLvl w:val="0"/>
        <w:rPr>
          <w:rFonts w:cs="Calibri"/>
          <w:bCs/>
          <w:spacing w:val="-3"/>
        </w:rPr>
      </w:pPr>
    </w:p>
    <w:p w14:paraId="7E71E279" w14:textId="77777777" w:rsidR="00042559" w:rsidRPr="00076534" w:rsidRDefault="00042559" w:rsidP="00042559">
      <w:pPr>
        <w:outlineLvl w:val="0"/>
        <w:rPr>
          <w:rFonts w:cs="Calibri"/>
          <w:spacing w:val="-3"/>
        </w:rPr>
      </w:pPr>
      <w:r w:rsidRPr="00076534">
        <w:rPr>
          <w:rFonts w:cs="Calibri"/>
          <w:b/>
          <w:bCs/>
          <w:spacing w:val="-3"/>
        </w:rPr>
        <w:t>Exhibit I</w:t>
      </w:r>
      <w:r w:rsidRPr="00076534">
        <w:rPr>
          <w:rFonts w:cs="Calibri"/>
          <w:bCs/>
          <w:spacing w:val="-3"/>
        </w:rPr>
        <w:t xml:space="preserve">: State Development Requirements </w:t>
      </w:r>
      <w:r w:rsidRPr="00076534">
        <w:rPr>
          <w:rFonts w:cs="Calibri"/>
          <w:spacing w:val="-3"/>
        </w:rPr>
        <w:t xml:space="preserve">of the </w:t>
      </w:r>
      <w:r w:rsidRPr="00076534">
        <w:rPr>
          <w:rFonts w:cs="Calibri"/>
          <w:i/>
          <w:spacing w:val="-3"/>
        </w:rPr>
        <w:t>Code Compliance Policy</w:t>
      </w:r>
      <w:r w:rsidRPr="00076534">
        <w:rPr>
          <w:rFonts w:cs="Calibri"/>
          <w:spacing w:val="-3"/>
        </w:rPr>
        <w:t xml:space="preserve"> dated </w:t>
      </w:r>
      <w:r w:rsidRPr="00076534">
        <w:rPr>
          <w:rFonts w:cs="Calibri"/>
          <w:bCs/>
          <w:spacing w:val="-3"/>
          <w:u w:val="single"/>
        </w:rPr>
        <w:t>July 2025</w:t>
      </w:r>
    </w:p>
    <w:p w14:paraId="720A4632" w14:textId="77777777" w:rsidR="00042559" w:rsidRPr="00076534" w:rsidRDefault="00042559" w:rsidP="00042559">
      <w:pPr>
        <w:pBdr>
          <w:top w:val="nil"/>
          <w:left w:val="nil"/>
          <w:bottom w:val="nil"/>
          <w:right w:val="nil"/>
          <w:between w:val="nil"/>
        </w:pBdr>
        <w:rPr>
          <w:rFonts w:cs="Calibri"/>
          <w:spacing w:val="-3"/>
        </w:rPr>
      </w:pPr>
    </w:p>
    <w:p w14:paraId="0F33F151" w14:textId="77777777" w:rsidR="00042559" w:rsidRPr="00076534" w:rsidRDefault="00042559" w:rsidP="00042559">
      <w:pPr>
        <w:pBdr>
          <w:top w:val="nil"/>
          <w:left w:val="nil"/>
          <w:bottom w:val="nil"/>
          <w:right w:val="nil"/>
          <w:between w:val="nil"/>
        </w:pBdr>
        <w:rPr>
          <w:rFonts w:cs="Calibri"/>
          <w:b/>
          <w:spacing w:val="-3"/>
        </w:rPr>
      </w:pPr>
    </w:p>
    <w:p w14:paraId="56BD5B5C" w14:textId="77777777" w:rsidR="00042559" w:rsidRPr="00076534" w:rsidRDefault="00042559" w:rsidP="00042559">
      <w:pPr>
        <w:pBdr>
          <w:top w:val="nil"/>
          <w:left w:val="nil"/>
          <w:bottom w:val="nil"/>
          <w:right w:val="nil"/>
          <w:between w:val="nil"/>
        </w:pBdr>
        <w:rPr>
          <w:rFonts w:cs="Calibri"/>
          <w:spacing w:val="-3"/>
        </w:rPr>
      </w:pPr>
      <w:r w:rsidRPr="00076534">
        <w:rPr>
          <w:rFonts w:cs="Calibri"/>
          <w:spacing w:val="-3"/>
        </w:rPr>
        <w:t xml:space="preserve">The State Buildings Program </w:t>
      </w:r>
      <w:hyperlink r:id="rId19" w:history="1">
        <w:r w:rsidRPr="00076534">
          <w:rPr>
            <w:rFonts w:cs="Calibri"/>
            <w:color w:val="0000FF"/>
            <w:spacing w:val="-3"/>
            <w:u w:val="single"/>
          </w:rPr>
          <w:t>Building Codes Webpage</w:t>
        </w:r>
      </w:hyperlink>
      <w:r w:rsidRPr="00076534">
        <w:rPr>
          <w:rFonts w:cs="Calibri"/>
          <w:spacing w:val="-3"/>
        </w:rPr>
        <w:t xml:space="preserve"> may be found at: </w:t>
      </w:r>
      <w:r w:rsidRPr="00076534">
        <w:rPr>
          <w:rFonts w:cs="Calibri"/>
          <w:spacing w:val="-3"/>
        </w:rPr>
        <w:fldChar w:fldCharType="begin"/>
      </w:r>
      <w:r w:rsidRPr="00076534">
        <w:rPr>
          <w:rFonts w:cs="Calibri"/>
          <w:spacing w:val="-3"/>
        </w:rPr>
        <w:instrText>HYPERLINK "https://osa.colorado.gov/state-buildings/building-codes</w:instrText>
      </w:r>
    </w:p>
    <w:p w14:paraId="3966B555" w14:textId="77777777" w:rsidR="00042559" w:rsidRPr="00076534" w:rsidRDefault="00042559" w:rsidP="00042559">
      <w:pPr>
        <w:rPr>
          <w:rFonts w:cs="Calibri"/>
          <w:bCs/>
          <w:spacing w:val="-3"/>
        </w:rPr>
        <w:sectPr w:rsidR="00042559" w:rsidRPr="00076534" w:rsidSect="00042559">
          <w:footerReference w:type="default" r:id="rId20"/>
          <w:pgSz w:w="12240" w:h="15840"/>
          <w:pgMar w:top="1440" w:right="1440" w:bottom="1440" w:left="1440" w:header="720" w:footer="720" w:gutter="0"/>
          <w:pgNumType w:fmt="upperLetter" w:start="1"/>
          <w:cols w:space="720"/>
        </w:sectPr>
      </w:pPr>
    </w:p>
    <w:p w14:paraId="344760B6" w14:textId="77777777" w:rsidR="00042559" w:rsidRPr="00076534" w:rsidRDefault="00042559" w:rsidP="00042559">
      <w:pPr>
        <w:pBdr>
          <w:top w:val="nil"/>
          <w:left w:val="nil"/>
          <w:bottom w:val="nil"/>
          <w:right w:val="nil"/>
          <w:between w:val="nil"/>
        </w:pBdr>
        <w:rPr>
          <w:rFonts w:cs="Calibri"/>
          <w:color w:val="0000FF"/>
          <w:spacing w:val="-3"/>
          <w:u w:val="single"/>
        </w:rPr>
      </w:pPr>
      <w:r w:rsidRPr="00076534">
        <w:rPr>
          <w:rFonts w:cs="Calibri"/>
          <w:spacing w:val="-3"/>
        </w:rPr>
        <w:instrText>"</w:instrText>
      </w:r>
      <w:r w:rsidRPr="00076534">
        <w:rPr>
          <w:rFonts w:cs="Calibri"/>
          <w:spacing w:val="-3"/>
        </w:rPr>
      </w:r>
      <w:r w:rsidRPr="00076534">
        <w:rPr>
          <w:rFonts w:cs="Calibri"/>
          <w:spacing w:val="-3"/>
        </w:rPr>
        <w:fldChar w:fldCharType="separate"/>
      </w:r>
      <w:r w:rsidRPr="00076534">
        <w:rPr>
          <w:rFonts w:cs="Calibri"/>
          <w:color w:val="0000FF"/>
          <w:spacing w:val="-3"/>
          <w:u w:val="single"/>
        </w:rPr>
        <w:t>https://osa.colorado.gov/state-buildings/building-codes</w:t>
      </w:r>
    </w:p>
    <w:p w14:paraId="3155EFFF" w14:textId="77777777" w:rsidR="00042559" w:rsidRPr="00076534" w:rsidRDefault="00042559" w:rsidP="00042559">
      <w:pPr>
        <w:rPr>
          <w:rFonts w:cs="Calibri"/>
          <w:bCs/>
          <w:color w:val="0000FF"/>
          <w:spacing w:val="-3"/>
          <w:u w:val="single"/>
        </w:rPr>
        <w:sectPr w:rsidR="00042559" w:rsidRPr="00076534" w:rsidSect="00042559">
          <w:footerReference w:type="default" r:id="rId21"/>
          <w:pgSz w:w="12240" w:h="15840"/>
          <w:pgMar w:top="1440" w:right="1440" w:bottom="1440" w:left="1440" w:header="720" w:footer="720" w:gutter="0"/>
          <w:pgNumType w:fmt="upperLetter" w:start="1"/>
          <w:cols w:space="720"/>
        </w:sectPr>
      </w:pPr>
    </w:p>
    <w:p w14:paraId="463A399B" w14:textId="48E4E739" w:rsidR="009E6EA1" w:rsidRDefault="00042559" w:rsidP="00042559">
      <w:r w:rsidRPr="00076534">
        <w:rPr>
          <w:rFonts w:cs="Calibri"/>
          <w:spacing w:val="-3"/>
        </w:rPr>
        <w:lastRenderedPageBreak/>
        <w:fldChar w:fldCharType="end"/>
      </w:r>
    </w:p>
    <w:p w14:paraId="2BEC2854" w14:textId="2E635545" w:rsidR="00A77B3E" w:rsidRPr="009E6EA1" w:rsidRDefault="00B55654" w:rsidP="007F7EEB">
      <w:pPr>
        <w:rPr>
          <w:b/>
        </w:rPr>
      </w:pPr>
      <w:r w:rsidRPr="009E6EA1">
        <w:rPr>
          <w:b/>
        </w:rPr>
        <w:t>STATE OF COLORADO</w:t>
      </w:r>
    </w:p>
    <w:p w14:paraId="1DD3F1B0" w14:textId="77777777" w:rsidR="00A77B3E" w:rsidRPr="009E6EA1" w:rsidRDefault="00B55654" w:rsidP="007F7EEB">
      <w:pPr>
        <w:rPr>
          <w:b/>
        </w:rPr>
      </w:pPr>
      <w:r w:rsidRPr="009E6EA1">
        <w:rPr>
          <w:b/>
        </w:rPr>
        <w:t>OFFICE OF THE STATE ARCHITECT</w:t>
      </w:r>
    </w:p>
    <w:p w14:paraId="66EBB83D" w14:textId="77777777" w:rsidR="00A77B3E" w:rsidRPr="009E6EA1" w:rsidRDefault="00B55654" w:rsidP="007F7EEB">
      <w:pPr>
        <w:rPr>
          <w:b/>
        </w:rPr>
      </w:pPr>
      <w:r w:rsidRPr="009E6EA1">
        <w:rPr>
          <w:b/>
        </w:rPr>
        <w:t>STATE BUILDINGS PROGRAM</w:t>
      </w:r>
    </w:p>
    <w:p w14:paraId="7C07EB0D" w14:textId="77777777" w:rsidR="00A77B3E" w:rsidRPr="009E6EA1" w:rsidRDefault="00A77B3E" w:rsidP="007F7EEB">
      <w:pPr>
        <w:rPr>
          <w:b/>
        </w:rPr>
      </w:pPr>
    </w:p>
    <w:p w14:paraId="56D14B55" w14:textId="77777777" w:rsidR="00A77B3E" w:rsidRPr="009E6EA1" w:rsidRDefault="00B55654" w:rsidP="007F7EEB">
      <w:pPr>
        <w:rPr>
          <w:b/>
        </w:rPr>
      </w:pPr>
      <w:r w:rsidRPr="009E6EA1">
        <w:rPr>
          <w:b/>
        </w:rPr>
        <w:t>CONTRACTOR'S DESIGN/BID/BUILD AGREEMENT</w:t>
      </w:r>
      <w:r w:rsidRPr="009E6EA1">
        <w:rPr>
          <w:b/>
          <w:i/>
          <w:iCs/>
        </w:rPr>
        <w:t xml:space="preserve"> </w:t>
      </w:r>
    </w:p>
    <w:p w14:paraId="3643CE3A" w14:textId="77777777" w:rsidR="00A77B3E" w:rsidRDefault="00B55654" w:rsidP="007F7EEB">
      <w:r>
        <w:t>(STATE FORM SC-6.21)</w:t>
      </w:r>
    </w:p>
    <w:p w14:paraId="624B5272" w14:textId="77777777" w:rsidR="00A77B3E" w:rsidRDefault="00A77B3E" w:rsidP="007F7EEB"/>
    <w:p w14:paraId="7EA6D546" w14:textId="50EA8FBB" w:rsidR="00A77B3E" w:rsidRDefault="000665D0" w:rsidP="00F8496F">
      <w:pPr>
        <w:pStyle w:val="EXHIBIT"/>
      </w:pPr>
      <w:bookmarkStart w:id="144" w:name="_Toc210059844"/>
      <w:r>
        <w:t>EXHIBIT F</w:t>
      </w:r>
      <w:r w:rsidR="00A15F77">
        <w:t>:</w:t>
      </w:r>
      <w:r w:rsidR="00B90C6B">
        <w:t xml:space="preserve">  </w:t>
      </w:r>
      <w:r w:rsidR="00F8496F">
        <w:tab/>
      </w:r>
      <w:r w:rsidR="00A15F77">
        <w:t>STATE SALES AND USE TAX FORM</w:t>
      </w:r>
      <w:bookmarkEnd w:id="144"/>
    </w:p>
    <w:p w14:paraId="1648264B" w14:textId="77777777" w:rsidR="009E6EA1" w:rsidRDefault="00B55654" w:rsidP="00B567B1">
      <w:pPr>
        <w:pBdr>
          <w:bottom w:val="single" w:sz="18" w:space="1" w:color="auto"/>
        </w:pBdr>
      </w:pPr>
      <w:commentRangeStart w:id="145"/>
      <w:commentRangeEnd w:id="145"/>
      <w:r>
        <w:rPr>
          <w:rStyle w:val="CommentReference"/>
          <w:sz w:val="24"/>
          <w:szCs w:val="24"/>
        </w:rPr>
        <w:commentReference w:id="145"/>
      </w:r>
    </w:p>
    <w:p w14:paraId="68F1C59D" w14:textId="77777777" w:rsidR="009E6EA1" w:rsidRDefault="009E6EA1" w:rsidP="009E6EA1"/>
    <w:p w14:paraId="1E39CDB5" w14:textId="2641E10B" w:rsidR="00A77B3E" w:rsidRPr="00A15F77" w:rsidRDefault="00A15F77" w:rsidP="007F7EEB">
      <w:pPr>
        <w:rPr>
          <w:b/>
        </w:rPr>
      </w:pPr>
      <w:r w:rsidRPr="00A15F77">
        <w:rPr>
          <w:b/>
        </w:rPr>
        <w:t>STATE SALES AND USE TAX FORM</w:t>
      </w:r>
    </w:p>
    <w:p w14:paraId="0B4CE1DD" w14:textId="77777777" w:rsidR="009E6EA1" w:rsidRDefault="009E6EA1" w:rsidP="007F7EEB"/>
    <w:p w14:paraId="2C24BFF2" w14:textId="77777777" w:rsidR="009E6EA1" w:rsidRDefault="009E6EA1" w:rsidP="007F7EEB"/>
    <w:p w14:paraId="309A6B7D" w14:textId="77777777" w:rsidR="009E6EA1" w:rsidRDefault="009E6EA1">
      <w:pPr>
        <w:spacing w:after="160" w:line="259" w:lineRule="auto"/>
      </w:pPr>
      <w:r>
        <w:br w:type="page"/>
      </w:r>
    </w:p>
    <w:p w14:paraId="506BF1AB" w14:textId="77777777" w:rsidR="009E6EA1" w:rsidRPr="009E6EA1" w:rsidRDefault="009E6EA1" w:rsidP="007F7EEB">
      <w:pPr>
        <w:rPr>
          <w:b/>
        </w:rPr>
      </w:pPr>
    </w:p>
    <w:p w14:paraId="2A9557EC" w14:textId="7C11C2D2" w:rsidR="00A77B3E" w:rsidRPr="009E6EA1" w:rsidRDefault="00B55654" w:rsidP="007F7EEB">
      <w:pPr>
        <w:rPr>
          <w:b/>
        </w:rPr>
      </w:pPr>
      <w:r w:rsidRPr="009E6EA1">
        <w:rPr>
          <w:b/>
        </w:rPr>
        <w:t>STATE OF COLORADO</w:t>
      </w:r>
    </w:p>
    <w:p w14:paraId="3E5AB0EE" w14:textId="77777777" w:rsidR="00A77B3E" w:rsidRPr="009E6EA1" w:rsidRDefault="00B55654" w:rsidP="007F7EEB">
      <w:pPr>
        <w:rPr>
          <w:b/>
        </w:rPr>
      </w:pPr>
      <w:r w:rsidRPr="009E6EA1">
        <w:rPr>
          <w:b/>
        </w:rPr>
        <w:t>OFFICE OF THE STATE ARCHITECT</w:t>
      </w:r>
    </w:p>
    <w:p w14:paraId="38427D24" w14:textId="77777777" w:rsidR="00A77B3E" w:rsidRPr="009E6EA1" w:rsidRDefault="00B55654" w:rsidP="007F7EEB">
      <w:pPr>
        <w:rPr>
          <w:b/>
        </w:rPr>
      </w:pPr>
      <w:r w:rsidRPr="009E6EA1">
        <w:rPr>
          <w:b/>
        </w:rPr>
        <w:t>STATE BUILDINGS PROGRAM</w:t>
      </w:r>
    </w:p>
    <w:p w14:paraId="69C7B062" w14:textId="77777777" w:rsidR="00A77B3E" w:rsidRPr="009E6EA1" w:rsidRDefault="00A77B3E" w:rsidP="007F7EEB">
      <w:pPr>
        <w:rPr>
          <w:b/>
        </w:rPr>
      </w:pPr>
    </w:p>
    <w:p w14:paraId="2CC6856E" w14:textId="77777777" w:rsidR="00A77B3E" w:rsidRPr="009E6EA1" w:rsidRDefault="00B55654" w:rsidP="007F7EEB">
      <w:pPr>
        <w:rPr>
          <w:b/>
        </w:rPr>
      </w:pPr>
      <w:r w:rsidRPr="009E6EA1">
        <w:rPr>
          <w:b/>
        </w:rPr>
        <w:t>CONTRACTOR'S DESIGN/BID/BUILD AGREEMENT</w:t>
      </w:r>
      <w:r w:rsidRPr="009E6EA1">
        <w:rPr>
          <w:b/>
          <w:i/>
          <w:iCs/>
        </w:rPr>
        <w:t xml:space="preserve"> </w:t>
      </w:r>
    </w:p>
    <w:p w14:paraId="56F9A108" w14:textId="77777777" w:rsidR="00A77B3E" w:rsidRDefault="00B55654" w:rsidP="007F7EEB">
      <w:r>
        <w:t>(STATE FORM SC-6.21)</w:t>
      </w:r>
    </w:p>
    <w:p w14:paraId="41A3821A" w14:textId="77777777" w:rsidR="00A77B3E" w:rsidRDefault="00B55654" w:rsidP="007F7EEB">
      <w:commentRangeStart w:id="146"/>
      <w:commentRangeEnd w:id="146"/>
      <w:r>
        <w:rPr>
          <w:rStyle w:val="CommentReference"/>
          <w:sz w:val="24"/>
          <w:szCs w:val="24"/>
        </w:rPr>
        <w:commentReference w:id="146"/>
      </w:r>
    </w:p>
    <w:p w14:paraId="65DE6FDF" w14:textId="503CBE81" w:rsidR="00A15F77" w:rsidRPr="00A15F77" w:rsidRDefault="000665D0" w:rsidP="00F8496F">
      <w:pPr>
        <w:pStyle w:val="EXHIBIT"/>
      </w:pPr>
      <w:bookmarkStart w:id="147" w:name="_Toc210059845"/>
      <w:r>
        <w:t>EXHIBIT G</w:t>
      </w:r>
      <w:r w:rsidR="00A15F77" w:rsidRPr="00A15F77">
        <w:t xml:space="preserve">: </w:t>
      </w:r>
      <w:r w:rsidR="00B90C6B">
        <w:t xml:space="preserve"> </w:t>
      </w:r>
      <w:r w:rsidR="00A15F77" w:rsidRPr="00A15F77">
        <w:tab/>
        <w:t>APPLICABLE PREVAILING WAGE DETERMINATIONS AND APPRENTICESHIP CONTRIBUTION RATES</w:t>
      </w:r>
      <w:bookmarkEnd w:id="147"/>
    </w:p>
    <w:p w14:paraId="25774532" w14:textId="77777777" w:rsidR="009E6EA1" w:rsidRDefault="009E6EA1" w:rsidP="00B567B1">
      <w:pPr>
        <w:pBdr>
          <w:bottom w:val="single" w:sz="18" w:space="1" w:color="auto"/>
        </w:pBdr>
      </w:pPr>
      <w:bookmarkStart w:id="148" w:name="h.1t3h5sf"/>
      <w:bookmarkEnd w:id="148"/>
    </w:p>
    <w:p w14:paraId="6BA643FC" w14:textId="77777777" w:rsidR="009E6EA1" w:rsidRDefault="009E6EA1" w:rsidP="009E6EA1"/>
    <w:p w14:paraId="4EA01902" w14:textId="4F2ABB22" w:rsidR="00042559" w:rsidRDefault="00042559" w:rsidP="007F7EEB">
      <w:pPr>
        <w:rPr>
          <w:bCs/>
        </w:rPr>
      </w:pPr>
      <w:commentRangeStart w:id="149"/>
      <w:r w:rsidRPr="00042559">
        <w:rPr>
          <w:bCs/>
        </w:rPr>
        <w:t>Applicable Prevailing Wage Determinations</w:t>
      </w:r>
      <w:r>
        <w:rPr>
          <w:bCs/>
        </w:rPr>
        <w:t xml:space="preserve"> (Attached)</w:t>
      </w:r>
    </w:p>
    <w:p w14:paraId="5E8DCCFE" w14:textId="4A1398DF" w:rsidR="00A77B3E" w:rsidRPr="00042559" w:rsidRDefault="00042559" w:rsidP="007F7EEB">
      <w:pPr>
        <w:rPr>
          <w:bCs/>
        </w:rPr>
      </w:pPr>
      <w:commentRangeStart w:id="150"/>
      <w:r w:rsidRPr="00042559">
        <w:rPr>
          <w:bCs/>
        </w:rPr>
        <w:t>Apprenticeship Contribution Rates</w:t>
      </w:r>
      <w:r>
        <w:rPr>
          <w:bCs/>
        </w:rPr>
        <w:t xml:space="preserve"> (Attached</w:t>
      </w:r>
      <w:commentRangeEnd w:id="150"/>
      <w:r>
        <w:rPr>
          <w:rStyle w:val="CommentReference"/>
          <w:bCs/>
          <w:sz w:val="24"/>
          <w:szCs w:val="24"/>
        </w:rPr>
        <w:commentReference w:id="150"/>
      </w:r>
      <w:r>
        <w:rPr>
          <w:bCs/>
        </w:rPr>
        <w:t>)</w:t>
      </w:r>
      <w:commentRangeEnd w:id="149"/>
      <w:r w:rsidRPr="00042559">
        <w:rPr>
          <w:rStyle w:val="CommentReference"/>
          <w:bCs/>
          <w:sz w:val="24"/>
          <w:szCs w:val="24"/>
        </w:rPr>
        <w:commentReference w:id="149"/>
      </w:r>
    </w:p>
    <w:p w14:paraId="422877BE" w14:textId="77777777" w:rsidR="009E6EA1" w:rsidRDefault="009E6EA1" w:rsidP="007F7EEB"/>
    <w:p w14:paraId="7A92767B" w14:textId="72802D47" w:rsidR="009E6EA1" w:rsidRDefault="009E6EA1">
      <w:pPr>
        <w:spacing w:after="160" w:line="259" w:lineRule="auto"/>
      </w:pPr>
      <w:r>
        <w:br w:type="page"/>
      </w:r>
    </w:p>
    <w:p w14:paraId="3A55EC70" w14:textId="77777777" w:rsidR="009E6EA1" w:rsidRDefault="009E6EA1" w:rsidP="007F7EEB"/>
    <w:p w14:paraId="00FE1660" w14:textId="7E64C2CF" w:rsidR="00A77B3E" w:rsidRPr="009E6EA1" w:rsidRDefault="00B55654" w:rsidP="007F7EEB">
      <w:pPr>
        <w:rPr>
          <w:b/>
        </w:rPr>
      </w:pPr>
      <w:r w:rsidRPr="009E6EA1">
        <w:rPr>
          <w:b/>
        </w:rPr>
        <w:t>STATE OF COLORADO</w:t>
      </w:r>
    </w:p>
    <w:p w14:paraId="2EAD1C25" w14:textId="77777777" w:rsidR="00A77B3E" w:rsidRPr="009E6EA1" w:rsidRDefault="00B55654" w:rsidP="007F7EEB">
      <w:pPr>
        <w:rPr>
          <w:b/>
        </w:rPr>
      </w:pPr>
      <w:r w:rsidRPr="009E6EA1">
        <w:rPr>
          <w:b/>
        </w:rPr>
        <w:t>OFFICE OF THE STATE ARCHITECT</w:t>
      </w:r>
    </w:p>
    <w:p w14:paraId="421D84EB" w14:textId="77777777" w:rsidR="00A77B3E" w:rsidRPr="009E6EA1" w:rsidRDefault="00B55654" w:rsidP="007F7EEB">
      <w:pPr>
        <w:rPr>
          <w:b/>
        </w:rPr>
      </w:pPr>
      <w:r w:rsidRPr="009E6EA1">
        <w:rPr>
          <w:b/>
        </w:rPr>
        <w:t>STATE BUILDINGS PROGRAM</w:t>
      </w:r>
    </w:p>
    <w:p w14:paraId="018109AC" w14:textId="77777777" w:rsidR="00A77B3E" w:rsidRPr="009E6EA1" w:rsidRDefault="00A77B3E" w:rsidP="007F7EEB">
      <w:pPr>
        <w:rPr>
          <w:b/>
        </w:rPr>
      </w:pPr>
    </w:p>
    <w:p w14:paraId="4E5CC2A2" w14:textId="77777777" w:rsidR="00A77B3E" w:rsidRPr="009E6EA1" w:rsidRDefault="00B55654" w:rsidP="007F7EEB">
      <w:pPr>
        <w:rPr>
          <w:b/>
        </w:rPr>
      </w:pPr>
      <w:r w:rsidRPr="009E6EA1">
        <w:rPr>
          <w:b/>
        </w:rPr>
        <w:t>CONTRACTOR'S DESIGN/BID/BUILD AGREEMENT</w:t>
      </w:r>
      <w:r w:rsidRPr="009E6EA1">
        <w:rPr>
          <w:b/>
          <w:i/>
          <w:iCs/>
        </w:rPr>
        <w:t xml:space="preserve"> </w:t>
      </w:r>
    </w:p>
    <w:p w14:paraId="57A38EB4" w14:textId="77777777" w:rsidR="00A77B3E" w:rsidRDefault="00B55654" w:rsidP="007F7EEB">
      <w:r>
        <w:t>(STATE FORM SC-6.21)</w:t>
      </w:r>
    </w:p>
    <w:p w14:paraId="38A66A21" w14:textId="77777777" w:rsidR="00A77B3E" w:rsidRDefault="00B55654" w:rsidP="007F7EEB">
      <w:commentRangeStart w:id="151"/>
      <w:commentRangeEnd w:id="151"/>
      <w:r>
        <w:rPr>
          <w:rStyle w:val="CommentReference"/>
          <w:sz w:val="24"/>
          <w:szCs w:val="24"/>
        </w:rPr>
        <w:commentReference w:id="151"/>
      </w:r>
    </w:p>
    <w:p w14:paraId="5E7633B2" w14:textId="12CC3611" w:rsidR="005F17FE" w:rsidRPr="005F17FE" w:rsidRDefault="000665D0" w:rsidP="00F8496F">
      <w:pPr>
        <w:pStyle w:val="EXHIBIT"/>
      </w:pPr>
      <w:bookmarkStart w:id="152" w:name="_Toc210059846"/>
      <w:r>
        <w:t>EXHIBIT H</w:t>
      </w:r>
      <w:r w:rsidR="005F17FE" w:rsidRPr="005F17FE">
        <w:t>:</w:t>
      </w:r>
      <w:r w:rsidR="00B90C6B">
        <w:t xml:space="preserve">  </w:t>
      </w:r>
      <w:r w:rsidR="00F8496F">
        <w:tab/>
      </w:r>
      <w:r w:rsidR="005F17FE" w:rsidRPr="005F17FE">
        <w:t>APPRENTICESHIP UTILIZATION CERTIFICATIONS</w:t>
      </w:r>
      <w:bookmarkEnd w:id="152"/>
      <w:r w:rsidR="005F17FE" w:rsidRPr="005F17FE">
        <w:t xml:space="preserve"> </w:t>
      </w:r>
    </w:p>
    <w:p w14:paraId="0FB3950A" w14:textId="77777777" w:rsidR="009E6EA1" w:rsidRDefault="009E6EA1" w:rsidP="00B567B1">
      <w:pPr>
        <w:pBdr>
          <w:bottom w:val="single" w:sz="18" w:space="1" w:color="auto"/>
        </w:pBdr>
      </w:pPr>
    </w:p>
    <w:p w14:paraId="77694CEA" w14:textId="77777777" w:rsidR="009E6EA1" w:rsidRDefault="009E6EA1" w:rsidP="009E6EA1"/>
    <w:p w14:paraId="0844D809" w14:textId="77777777" w:rsidR="00B05BC3" w:rsidRDefault="005F17FE" w:rsidP="007F7EEB">
      <w:pPr>
        <w:rPr>
          <w:b/>
        </w:rPr>
      </w:pPr>
      <w:r w:rsidRPr="005F17FE">
        <w:rPr>
          <w:b/>
        </w:rPr>
        <w:t>APPRENTICESHIP UTILIZATION CERTIFICATIONS</w:t>
      </w:r>
    </w:p>
    <w:p w14:paraId="25DCE204" w14:textId="77777777" w:rsidR="00975A68" w:rsidRDefault="00975A68" w:rsidP="007F7EEB">
      <w:pPr>
        <w:rPr>
          <w:b/>
        </w:rPr>
        <w:sectPr w:rsidR="00975A68" w:rsidSect="00046A23">
          <w:footerReference w:type="default" r:id="rId23"/>
          <w:pgSz w:w="12240" w:h="15840"/>
          <w:pgMar w:top="1440" w:right="1440" w:bottom="1440" w:left="1440" w:header="720" w:footer="720" w:gutter="0"/>
          <w:pgNumType w:fmt="upperLetter" w:start="1"/>
          <w:cols w:space="720"/>
          <w:noEndnote/>
          <w:docGrid w:linePitch="360"/>
        </w:sectPr>
      </w:pPr>
    </w:p>
    <w:p w14:paraId="70F10D4B" w14:textId="1CC6EE0D" w:rsidR="009C6D89" w:rsidRDefault="009C6D89" w:rsidP="007F7EEB">
      <w:pPr>
        <w:rPr>
          <w:b/>
        </w:rPr>
      </w:pPr>
    </w:p>
    <w:p w14:paraId="2305CCE0" w14:textId="77777777" w:rsidR="009C6D89" w:rsidRDefault="009C6D89" w:rsidP="009C6D89"/>
    <w:p w14:paraId="309182DF" w14:textId="77777777" w:rsidR="009C6D89" w:rsidRPr="009E6EA1" w:rsidRDefault="009C6D89" w:rsidP="009C6D89">
      <w:pPr>
        <w:rPr>
          <w:b/>
        </w:rPr>
      </w:pPr>
      <w:r w:rsidRPr="009E6EA1">
        <w:rPr>
          <w:b/>
        </w:rPr>
        <w:t>STATE OF COLORADO</w:t>
      </w:r>
    </w:p>
    <w:p w14:paraId="59566227" w14:textId="77777777" w:rsidR="009C6D89" w:rsidRPr="009E6EA1" w:rsidRDefault="009C6D89" w:rsidP="009C6D89">
      <w:pPr>
        <w:rPr>
          <w:b/>
        </w:rPr>
      </w:pPr>
      <w:r w:rsidRPr="009E6EA1">
        <w:rPr>
          <w:b/>
        </w:rPr>
        <w:t>OFFICE OF THE STATE ARCHITECT</w:t>
      </w:r>
    </w:p>
    <w:p w14:paraId="62005466" w14:textId="77777777" w:rsidR="009C6D89" w:rsidRPr="009E6EA1" w:rsidRDefault="009C6D89" w:rsidP="009C6D89">
      <w:pPr>
        <w:rPr>
          <w:b/>
        </w:rPr>
      </w:pPr>
      <w:r w:rsidRPr="009E6EA1">
        <w:rPr>
          <w:b/>
        </w:rPr>
        <w:t>STATE BUILDINGS PROGRAM</w:t>
      </w:r>
    </w:p>
    <w:p w14:paraId="41B2ABEA" w14:textId="77777777" w:rsidR="009C6D89" w:rsidRPr="009E6EA1" w:rsidRDefault="009C6D89" w:rsidP="009C6D89">
      <w:pPr>
        <w:rPr>
          <w:b/>
        </w:rPr>
      </w:pPr>
    </w:p>
    <w:p w14:paraId="7E7A0832" w14:textId="77777777" w:rsidR="009C6D89" w:rsidRPr="009E6EA1" w:rsidRDefault="009C6D89" w:rsidP="009C6D89">
      <w:pPr>
        <w:rPr>
          <w:b/>
        </w:rPr>
      </w:pPr>
      <w:r w:rsidRPr="009E6EA1">
        <w:rPr>
          <w:b/>
        </w:rPr>
        <w:t>CONTRACTOR'S DESIGN/BID/BUILD AGREEMENT</w:t>
      </w:r>
      <w:r w:rsidRPr="009E6EA1">
        <w:rPr>
          <w:b/>
          <w:i/>
          <w:iCs/>
        </w:rPr>
        <w:t xml:space="preserve"> </w:t>
      </w:r>
    </w:p>
    <w:p w14:paraId="2A995E5A" w14:textId="77777777" w:rsidR="009C6D89" w:rsidRDefault="009C6D89" w:rsidP="009C6D89">
      <w:r>
        <w:t>(STATE FORM SC-6.21)</w:t>
      </w:r>
    </w:p>
    <w:p w14:paraId="58C563A8" w14:textId="77777777" w:rsidR="009C6D89" w:rsidRDefault="009C6D89" w:rsidP="009C6D89">
      <w:commentRangeStart w:id="171"/>
      <w:commentRangeEnd w:id="171"/>
      <w:r>
        <w:rPr>
          <w:rStyle w:val="CommentReference"/>
          <w:sz w:val="24"/>
          <w:szCs w:val="24"/>
        </w:rPr>
        <w:commentReference w:id="171"/>
      </w:r>
    </w:p>
    <w:p w14:paraId="278D1061" w14:textId="640D4B7E" w:rsidR="009C6D89" w:rsidRPr="005F17FE" w:rsidRDefault="009C6D89" w:rsidP="009C6D89">
      <w:pPr>
        <w:pStyle w:val="EXHIBIT"/>
      </w:pPr>
      <w:bookmarkStart w:id="172" w:name="_Toc198538323"/>
      <w:bookmarkStart w:id="173" w:name="_Toc210059847"/>
      <w:r>
        <w:t>SUPPLEMENTARY GENERAL CONDITIONS: FEDERAL PROVISIONS</w:t>
      </w:r>
      <w:bookmarkEnd w:id="172"/>
      <w:bookmarkEnd w:id="173"/>
    </w:p>
    <w:p w14:paraId="69BA25BD" w14:textId="77777777" w:rsidR="009C6D89" w:rsidRDefault="009C6D89" w:rsidP="009C6D89">
      <w:pPr>
        <w:pBdr>
          <w:bottom w:val="single" w:sz="18" w:space="1" w:color="auto"/>
        </w:pBdr>
      </w:pPr>
    </w:p>
    <w:p w14:paraId="2546AEF6" w14:textId="77777777" w:rsidR="009C6D89" w:rsidRDefault="009C6D89" w:rsidP="009C6D89"/>
    <w:p w14:paraId="23B2CB0A" w14:textId="1CD8A7FA" w:rsidR="009C6D89" w:rsidRDefault="009C6D89" w:rsidP="009C6D89">
      <w:pPr>
        <w:rPr>
          <w:b/>
        </w:rPr>
      </w:pPr>
      <w:r>
        <w:rPr>
          <w:b/>
        </w:rPr>
        <w:t>Supplementary General Conditions Federal Provisions</w:t>
      </w:r>
    </w:p>
    <w:p w14:paraId="7C47F0DD" w14:textId="77777777" w:rsidR="009C6D89" w:rsidRDefault="009C6D89" w:rsidP="009C6D89">
      <w:pPr>
        <w:rPr>
          <w:b/>
        </w:rPr>
      </w:pPr>
    </w:p>
    <w:p w14:paraId="0DFFE3F8" w14:textId="206921F1" w:rsidR="009C6D89" w:rsidRDefault="009C6D89" w:rsidP="009C6D89">
      <w:pPr>
        <w:rPr>
          <w:b/>
        </w:rPr>
      </w:pPr>
      <w:r>
        <w:rPr>
          <w:b/>
        </w:rPr>
        <w:t>SLFRF Federal Funds: Contractor Terms and Conditions Certification</w:t>
      </w:r>
    </w:p>
    <w:p w14:paraId="3EB0D0A7" w14:textId="77777777" w:rsidR="009C6D89" w:rsidRDefault="009C6D89" w:rsidP="009C6D89">
      <w:pPr>
        <w:rPr>
          <w:b/>
        </w:rPr>
      </w:pPr>
    </w:p>
    <w:p w14:paraId="4A9EE45F" w14:textId="0239A13D" w:rsidR="009E6EA1" w:rsidRPr="009C6D89" w:rsidRDefault="009C6D89" w:rsidP="009C6D89">
      <w:pPr>
        <w:rPr>
          <w:b/>
        </w:rPr>
      </w:pPr>
      <w:r>
        <w:rPr>
          <w:b/>
        </w:rPr>
        <w:t>SLFRF Federal Funds: Contractor Terms and Conditions</w:t>
      </w:r>
    </w:p>
    <w:sectPr w:rsidR="009E6EA1" w:rsidRPr="009C6D89" w:rsidSect="00F54F97">
      <w:footerReference w:type="default" r:id="rId24"/>
      <w:pgSz w:w="12240" w:h="15840"/>
      <w:pgMar w:top="1440" w:right="1440" w:bottom="1440" w:left="1440" w:header="720" w:footer="720" w:gutter="0"/>
      <w:pgNumType w:start="1"/>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State Buildings Program" w:date="2022-08-04T15:41:00Z" w:initials="SBP">
    <w:p w14:paraId="4125D22D" w14:textId="77777777" w:rsidR="00ED5A40" w:rsidRDefault="002D08CC" w:rsidP="00ED5A40">
      <w:pPr>
        <w:pStyle w:val="CommentText"/>
      </w:pPr>
      <w:r>
        <w:rPr>
          <w:rStyle w:val="CommentReference"/>
        </w:rPr>
        <w:annotationRef/>
      </w:r>
      <w:r w:rsidR="00ED5A40">
        <w:t>Note to Drafter: The SC6.21 template has been waived from a Risk Assessment and legal review so long as the document is not edited beyond the fillable fields.</w:t>
      </w:r>
    </w:p>
  </w:comment>
  <w:comment w:id="31" w:author="State Buildings Program" w:date="2022-05-06T18:00:00Z" w:initials="SBP">
    <w:p w14:paraId="62FCCD6E" w14:textId="5F2FCE6C" w:rsidR="002D08CC" w:rsidRDefault="002D08CC" w:rsidP="002D08CC">
      <w:pPr>
        <w:pStyle w:val="CommentText"/>
      </w:pPr>
      <w:r>
        <w:rPr>
          <w:rStyle w:val="CommentReference"/>
        </w:rPr>
        <w:annotationRef/>
      </w:r>
      <w:r>
        <w:t>Note to Drafters: If this contract is for a University that is outside State Fiscal Rule, insert the name of your organization here</w:t>
      </w:r>
    </w:p>
  </w:comment>
  <w:comment w:id="50" w:author="State Buildings Program" w:date="2025-03-16T13:45:00Z" w:initials="TL">
    <w:p w14:paraId="0CFF41AE" w14:textId="7E3D3D57" w:rsidR="00D8435F" w:rsidRDefault="00D8435F">
      <w:pPr>
        <w:pStyle w:val="CommentText"/>
      </w:pPr>
      <w:r>
        <w:rPr>
          <w:rStyle w:val="CommentReference"/>
        </w:rPr>
        <w:annotationRef/>
      </w:r>
      <w:r>
        <w:t>Note to Drafter: Do not include scope of work here. This is only the Project Name.</w:t>
      </w:r>
    </w:p>
  </w:comment>
  <w:comment w:id="52" w:author="State Buildings Program" w:date="2022-01-11T17:02:00Z" w:initials="SBP">
    <w:p w14:paraId="0B6C8B34" w14:textId="77777777" w:rsidR="00D8435F" w:rsidRDefault="00D8435F" w:rsidP="00830442">
      <w:pPr>
        <w:pStyle w:val="CommentText"/>
      </w:pPr>
      <w:r>
        <w:rPr>
          <w:rStyle w:val="CommentReference"/>
        </w:rPr>
        <w:annotationRef/>
      </w:r>
      <w:r>
        <w:t>Note to Drafters: If  the Condition Precedent clause is to be used REMOVE the parenthesis and the italics.</w:t>
      </w:r>
    </w:p>
    <w:p w14:paraId="5E25047C" w14:textId="77777777" w:rsidR="00D8435F" w:rsidRDefault="00D8435F" w:rsidP="00830442">
      <w:pPr>
        <w:pStyle w:val="CommentText"/>
      </w:pPr>
    </w:p>
    <w:p w14:paraId="4D29E489" w14:textId="77777777" w:rsidR="00D8435F" w:rsidRDefault="00D8435F" w:rsidP="00830442">
      <w:pPr>
        <w:pStyle w:val="CommentText"/>
      </w:pPr>
      <w:r>
        <w:t>If not accepting the Condition Precedent strike out the language – DO NOT DELETE</w:t>
      </w:r>
    </w:p>
  </w:comment>
  <w:comment w:id="58" w:author="State Buildings Program" w:date="2022-04-25T15:55:00Z" w:initials="SBP">
    <w:p w14:paraId="7E3321BB" w14:textId="77777777" w:rsidR="00D8435F" w:rsidRDefault="00D8435F" w:rsidP="0035294F">
      <w:r>
        <w:rPr>
          <w:rStyle w:val="CommentReference"/>
        </w:rPr>
        <w:annotationRef/>
      </w:r>
      <w:r>
        <w:t>Note to Drafters: This table is an embedded Excel spreadsheet. Double click on the table to edit in Excel.</w:t>
      </w:r>
    </w:p>
    <w:p w14:paraId="0AA1FF3E" w14:textId="77777777" w:rsidR="00D8435F" w:rsidRDefault="00D8435F" w:rsidP="0035294F"/>
    <w:p w14:paraId="046D41E3" w14:textId="03C9AE31" w:rsidR="00D8435F" w:rsidRDefault="00D8435F" w:rsidP="0035294F">
      <w:pPr>
        <w:pStyle w:val="CommentText"/>
      </w:pPr>
      <w:r>
        <w:t>Delete the table if there were no alternates accepted.</w:t>
      </w:r>
    </w:p>
  </w:comment>
  <w:comment w:id="62" w:author="State Buildings Program" w:date="2025-03-19T16:10:00Z" w:initials="TL">
    <w:p w14:paraId="608D9CDE" w14:textId="3563A21E" w:rsidR="00D8435F" w:rsidRDefault="00D8435F">
      <w:pPr>
        <w:pStyle w:val="CommentText"/>
      </w:pPr>
      <w:r>
        <w:rPr>
          <w:rStyle w:val="CommentReference"/>
        </w:rPr>
        <w:annotationRef/>
      </w:r>
      <w:r>
        <w:t>Note to Drafter:  This is usually PROJECT PHASES not Design Phases</w:t>
      </w:r>
    </w:p>
  </w:comment>
  <w:comment w:id="63" w:author="State Buildings Program" w:date="2022-01-11T17:21:00Z" w:initials="SBP">
    <w:p w14:paraId="0F79FF4D" w14:textId="77777777" w:rsidR="00D8435F" w:rsidRDefault="00D8435F" w:rsidP="00830442">
      <w:pPr>
        <w:pStyle w:val="CommentText"/>
      </w:pPr>
      <w:r>
        <w:rPr>
          <w:rStyle w:val="CommentReference"/>
        </w:rPr>
        <w:annotationRef/>
      </w:r>
      <w:r>
        <w:t>Note to Drafter: Insert the latest date that the funds will be released and the Architect/Engineer is willing to hold their fee.</w:t>
      </w:r>
    </w:p>
  </w:comment>
  <w:comment w:id="65" w:author="State Buildings Program" w:date="2022-01-11T17:22:00Z" w:initials="SBP">
    <w:p w14:paraId="5643E46B" w14:textId="77777777" w:rsidR="00D8435F" w:rsidRDefault="00D8435F" w:rsidP="00830442">
      <w:pPr>
        <w:pStyle w:val="CommentText"/>
      </w:pPr>
      <w:r>
        <w:rPr>
          <w:rStyle w:val="CommentReference"/>
        </w:rPr>
        <w:annotationRef/>
      </w:r>
      <w:r>
        <w:t>Note to Drafter: Insert the last date the architect is willing to hold their fee.</w:t>
      </w:r>
    </w:p>
  </w:comment>
  <w:comment w:id="64" w:author="State Buildings Program" w:date="2022-01-11T17:21:00Z" w:initials="SBP">
    <w:p w14:paraId="059EC699" w14:textId="77777777" w:rsidR="00D8435F" w:rsidRDefault="00D8435F" w:rsidP="00830442">
      <w:pPr>
        <w:pStyle w:val="CommentText"/>
      </w:pPr>
      <w:r>
        <w:rPr>
          <w:rStyle w:val="CommentReference"/>
        </w:rPr>
        <w:annotationRef/>
      </w:r>
      <w:r>
        <w:t>Note to Drafter: Insert the latest date that the funds will be released and the Architect/Engineer is willing to hold their fee.</w:t>
      </w:r>
    </w:p>
  </w:comment>
  <w:comment w:id="67" w:author="State Buildings Program" w:date="2022-01-11T17:22:00Z" w:initials="SBP">
    <w:p w14:paraId="37359A5F" w14:textId="77777777" w:rsidR="00D8435F" w:rsidRDefault="00D8435F" w:rsidP="00830442">
      <w:pPr>
        <w:pStyle w:val="CommentText"/>
      </w:pPr>
      <w:r>
        <w:rPr>
          <w:rStyle w:val="CommentReference"/>
        </w:rPr>
        <w:annotationRef/>
      </w:r>
      <w:r>
        <w:t>Note to Drafter: Insert the last date the architect is willing to hold their fee.</w:t>
      </w:r>
    </w:p>
  </w:comment>
  <w:comment w:id="66" w:author="State Buildings Program" w:date="2022-01-11T17:21:00Z" w:initials="SBP">
    <w:p w14:paraId="1E701098" w14:textId="77777777" w:rsidR="00D8435F" w:rsidRDefault="00D8435F" w:rsidP="00830442">
      <w:pPr>
        <w:pStyle w:val="CommentText"/>
      </w:pPr>
      <w:r>
        <w:rPr>
          <w:rStyle w:val="CommentReference"/>
        </w:rPr>
        <w:annotationRef/>
      </w:r>
      <w:r>
        <w:t>Note to Drafter: Insert the latest date that the funds will be released and the Architect/Engineer is willing to hold their fee.</w:t>
      </w:r>
    </w:p>
  </w:comment>
  <w:comment w:id="73" w:author="" w:date="2022-02-22T12:16:00Z" w:initials="">
    <w:p w14:paraId="5E0B3D98" w14:textId="77777777" w:rsidR="00D8435F" w:rsidRDefault="0065385C" w:rsidP="007F7EEB">
      <w:r>
        <w:rPr>
          <w:rStyle w:val="CommentReference"/>
        </w:rPr>
        <w:annotationRef/>
      </w:r>
      <w:r w:rsidR="00D8435F">
        <w:rPr>
          <w:b/>
          <w:bCs/>
        </w:rPr>
        <w:t>Note</w:t>
      </w:r>
      <w:r w:rsidR="00D8435F">
        <w:t xml:space="preserve"> to Drafter: Apprenticeship utilization is required if Construction value is $1 million or more and not federally funded</w:t>
      </w:r>
    </w:p>
  </w:comment>
  <w:comment w:id="74" w:author="" w:date="2022-02-22T12:16:00Z" w:initials="">
    <w:p w14:paraId="7046E794" w14:textId="77777777" w:rsidR="00D8435F" w:rsidRDefault="0065385C" w:rsidP="007F7EEB">
      <w:r>
        <w:rPr>
          <w:rStyle w:val="CommentReference"/>
        </w:rPr>
        <w:annotationRef/>
      </w:r>
      <w:r w:rsidR="00D8435F">
        <w:t>Note to Drafter: Double-click on the box to bring up Check Box Form Field window and select “Checked”</w:t>
      </w:r>
    </w:p>
  </w:comment>
  <w:comment w:id="76" w:author="" w:date="2022-02-22T12:16:00Z" w:initials="">
    <w:p w14:paraId="335083B1" w14:textId="142F8926" w:rsidR="00D8435F" w:rsidRDefault="0065385C" w:rsidP="00871D14">
      <w:r>
        <w:rPr>
          <w:rStyle w:val="CommentReference"/>
        </w:rPr>
        <w:annotationRef/>
      </w:r>
      <w:r w:rsidR="00D8435F" w:rsidRPr="00650265">
        <w:rPr>
          <w:bCs/>
        </w:rPr>
        <w:t>Note</w:t>
      </w:r>
      <w:r w:rsidR="00D8435F" w:rsidRPr="00650265">
        <w:t xml:space="preserve"> to Drafter</w:t>
      </w:r>
      <w:r w:rsidR="00D8435F">
        <w:t>: The Buy Clean Colorado Act applies to all projects with a construction value of $500,000 or more</w:t>
      </w:r>
    </w:p>
  </w:comment>
  <w:comment w:id="78" w:author="" w:date="2022-02-22T12:16:00Z" w:initials="">
    <w:p w14:paraId="6B2F002A" w14:textId="77777777" w:rsidR="00D8435F" w:rsidRDefault="0065385C" w:rsidP="007F7EEB">
      <w:r>
        <w:rPr>
          <w:rStyle w:val="CommentReference"/>
        </w:rPr>
        <w:annotationRef/>
      </w:r>
      <w:r w:rsidR="00D8435F">
        <w:rPr>
          <w:b/>
          <w:bCs/>
        </w:rPr>
        <w:t>Note</w:t>
      </w:r>
      <w:r w:rsidR="00D8435F">
        <w:t xml:space="preserve"> to Drafter: Federal Davis-Bacon Act might be applicable if federally funded. Confirm with the funding documentation.</w:t>
      </w:r>
    </w:p>
  </w:comment>
  <w:comment w:id="79" w:author="" w:date="2022-02-22T12:16:00Z" w:initials="">
    <w:p w14:paraId="05263E94" w14:textId="77777777" w:rsidR="00D8435F" w:rsidRDefault="0065385C" w:rsidP="007F7EEB">
      <w:r>
        <w:rPr>
          <w:rStyle w:val="CommentReference"/>
        </w:rPr>
        <w:annotationRef/>
      </w:r>
      <w:r w:rsidR="00D8435F">
        <w:t>Note to Drafter: Double-click on the box to bring up Check Box Form Field window and select “Checked”</w:t>
      </w:r>
    </w:p>
  </w:comment>
  <w:comment w:id="81" w:author="" w:date="2022-02-22T12:16:00Z" w:initials="">
    <w:p w14:paraId="273B55DC" w14:textId="77777777" w:rsidR="00D8435F" w:rsidRDefault="0065385C" w:rsidP="007F7EEB">
      <w:r>
        <w:rPr>
          <w:rStyle w:val="CommentReference"/>
        </w:rPr>
        <w:annotationRef/>
      </w:r>
      <w:r w:rsidR="00D8435F">
        <w:rPr>
          <w:b/>
          <w:bCs/>
        </w:rPr>
        <w:t>Note</w:t>
      </w:r>
      <w:r w:rsidR="00D8435F">
        <w:t xml:space="preserve"> to drafter: State prevailing wage is required if the construction value is $500,000 or more and not federally funded.</w:t>
      </w:r>
    </w:p>
  </w:comment>
  <w:comment w:id="82" w:author="" w:date="2022-02-22T12:16:00Z" w:initials="">
    <w:p w14:paraId="2A59A533" w14:textId="77777777" w:rsidR="00D8435F" w:rsidRDefault="0065385C" w:rsidP="007F7EEB">
      <w:r>
        <w:rPr>
          <w:rStyle w:val="CommentReference"/>
        </w:rPr>
        <w:annotationRef/>
      </w:r>
      <w:r w:rsidR="00D8435F">
        <w:t>Note to Drafter: Double-click on the box to bring up Check Box Form Field window and select “Checked”</w:t>
      </w:r>
    </w:p>
  </w:comment>
  <w:comment w:id="84" w:author="" w:date="2022-02-22T12:16:00Z" w:initials="">
    <w:p w14:paraId="4C236BEB" w14:textId="77777777" w:rsidR="00D8435F" w:rsidRDefault="0065385C" w:rsidP="007F7EEB">
      <w:r>
        <w:rPr>
          <w:rStyle w:val="CommentReference"/>
        </w:rPr>
        <w:annotationRef/>
      </w:r>
      <w:r w:rsidR="00D8435F">
        <w:t>Note to Drafter: Double-click on the box to bring up Check Box Form Field window and select “Checked”</w:t>
      </w:r>
    </w:p>
  </w:comment>
  <w:comment w:id="86" w:author="" w:date="2022-02-22T12:16:00Z" w:initials="">
    <w:p w14:paraId="05F000C6" w14:textId="77777777" w:rsidR="00D8435F" w:rsidRDefault="0065385C" w:rsidP="007F7EEB">
      <w:r>
        <w:rPr>
          <w:rStyle w:val="CommentReference"/>
        </w:rPr>
        <w:annotationRef/>
      </w:r>
      <w:r w:rsidR="00D8435F">
        <w:t>Note to Drafter: Double-click on the box to bring up Check Box Form Field window and select “Checked”</w:t>
      </w:r>
    </w:p>
  </w:comment>
  <w:comment w:id="88" w:author="State Buildings Program" w:date="2022-01-28T16:47:00Z" w:initials="SBP">
    <w:p w14:paraId="3D67BC01" w14:textId="77777777" w:rsidR="00D8435F" w:rsidRDefault="00D8435F" w:rsidP="0035294F">
      <w:pPr>
        <w:pStyle w:val="CommentText"/>
      </w:pPr>
      <w:r>
        <w:rPr>
          <w:rStyle w:val="CommentReference"/>
        </w:rPr>
        <w:annotationRef/>
      </w:r>
      <w:r>
        <w:t xml:space="preserve">Note to drafter: If liquidated damages are not applicable Note “Not Applicable” in this field. </w:t>
      </w:r>
    </w:p>
  </w:comment>
  <w:comment w:id="89" w:author="" w:date="2022-02-22T12:16:00Z" w:initials="">
    <w:p w14:paraId="1CA36F1C" w14:textId="77777777" w:rsidR="00D8435F" w:rsidRDefault="0065385C" w:rsidP="007F7EEB">
      <w:r>
        <w:rPr>
          <w:rStyle w:val="CommentReference"/>
        </w:rPr>
        <w:annotationRef/>
      </w:r>
      <w:r w:rsidR="00D8435F">
        <w:t>Note to drafter: If liquidated damages are not applicable Note “Not Applicable” in this field.</w:t>
      </w:r>
    </w:p>
  </w:comment>
  <w:comment w:id="114" w:author="" w:date="2022-02-22T12:16:00Z" w:initials="">
    <w:p w14:paraId="44EA5977" w14:textId="77777777" w:rsidR="00D8435F" w:rsidRDefault="0065385C" w:rsidP="007F7EEB">
      <w:r>
        <w:rPr>
          <w:rStyle w:val="CommentReference"/>
        </w:rPr>
        <w:annotationRef/>
      </w:r>
      <w:r w:rsidR="00D8435F">
        <w:t xml:space="preserve">Note to Drafter: </w:t>
      </w:r>
      <w:r w:rsidR="00D8435F" w:rsidRPr="005F2B99">
        <w:rPr>
          <w:color w:val="FF0000"/>
        </w:rPr>
        <w:t>Delete Alternates and Unit Pricing if not applicable</w:t>
      </w:r>
    </w:p>
  </w:comment>
  <w:comment w:id="116" w:author="" w:date="2022-02-22T12:16:00Z" w:initials="">
    <w:p w14:paraId="6D771154" w14:textId="77777777" w:rsidR="00D8435F" w:rsidRDefault="0065385C" w:rsidP="007F7EEB">
      <w:r>
        <w:rPr>
          <w:rStyle w:val="CommentReference"/>
        </w:rPr>
        <w:annotationRef/>
      </w:r>
      <w:r w:rsidR="00D8435F" w:rsidRPr="005F2B99">
        <w:t xml:space="preserve">Note to drafter: </w:t>
      </w:r>
      <w:r w:rsidR="00D8435F" w:rsidRPr="005F2B99">
        <w:rPr>
          <w:color w:val="FF0000"/>
        </w:rPr>
        <w:t>Labor burden is required on ALL construction projects</w:t>
      </w:r>
    </w:p>
  </w:comment>
  <w:comment w:id="145" w:author="" w:date="2022-02-22T12:16:00Z" w:initials="">
    <w:p w14:paraId="0BE0C153" w14:textId="77777777" w:rsidR="00D8435F" w:rsidRDefault="0065385C" w:rsidP="007F7EEB">
      <w:r>
        <w:rPr>
          <w:rStyle w:val="CommentReference"/>
        </w:rPr>
        <w:annotationRef/>
      </w:r>
      <w:r w:rsidR="00D8435F">
        <w:t>Note to Drafter: The CDOR form should have the bottom half completed by the agency so the contractor may expedite their exemption certificate.</w:t>
      </w:r>
    </w:p>
  </w:comment>
  <w:comment w:id="146" w:author="" w:date="2022-02-22T12:16:00Z" w:initials="">
    <w:p w14:paraId="48653FBB" w14:textId="77777777" w:rsidR="00D8435F" w:rsidRDefault="0065385C" w:rsidP="007F7EEB">
      <w:r>
        <w:rPr>
          <w:rStyle w:val="CommentReference"/>
        </w:rPr>
        <w:annotationRef/>
      </w:r>
      <w:r w:rsidR="00D8435F">
        <w:t>Note to Drafter: Delete this page if not applicable</w:t>
      </w:r>
    </w:p>
  </w:comment>
  <w:comment w:id="150" w:author="State Buildings Program" w:date="2025-05-26T15:15:00Z" w:initials="SL">
    <w:p w14:paraId="1D5F3385" w14:textId="77777777" w:rsidR="00042559" w:rsidRDefault="00042559" w:rsidP="00042559">
      <w:pPr>
        <w:pStyle w:val="CommentText"/>
      </w:pPr>
      <w:r>
        <w:rPr>
          <w:rStyle w:val="CommentReference"/>
        </w:rPr>
        <w:annotationRef/>
      </w:r>
      <w:r>
        <w:t>If prevailing wage rates are applicable, the Apprenticeship Contribution rates must also be attached - this is not related to Apprenticeship Certification.</w:t>
      </w:r>
    </w:p>
  </w:comment>
  <w:comment w:id="149" w:author="State Buildings Program" w:date="2025-05-26T15:12:00Z" w:initials="SL">
    <w:p w14:paraId="6CDC7F8C" w14:textId="479643A3" w:rsidR="00042559" w:rsidRDefault="00042559" w:rsidP="00042559">
      <w:pPr>
        <w:pStyle w:val="CommentText"/>
      </w:pPr>
      <w:r>
        <w:rPr>
          <w:rStyle w:val="CommentReference"/>
        </w:rPr>
        <w:annotationRef/>
      </w:r>
      <w:r>
        <w:rPr>
          <w:color w:val="FF0000"/>
        </w:rPr>
        <w:t>If applicable the wage rates and apprenticeship contribution rates MUST be attached. DO NOT REFERENCE THE WEBSITE LINK!</w:t>
      </w:r>
    </w:p>
  </w:comment>
  <w:comment w:id="151" w:author="" w:date="2022-02-22T12:16:00Z" w:initials="">
    <w:p w14:paraId="6F4AB3B6" w14:textId="6C143ABD" w:rsidR="00D8435F" w:rsidRDefault="0065385C" w:rsidP="007F7EEB">
      <w:r>
        <w:rPr>
          <w:rStyle w:val="CommentReference"/>
        </w:rPr>
        <w:annotationRef/>
      </w:r>
      <w:r w:rsidR="00D8435F">
        <w:t>Note to drafter: Delete this page if not applicable</w:t>
      </w:r>
    </w:p>
  </w:comment>
  <w:comment w:id="171" w:author="" w:date="2022-02-22T12:16:00Z" w:initials="">
    <w:p w14:paraId="0C8F4E59" w14:textId="77777777" w:rsidR="00D8435F" w:rsidRDefault="0065385C" w:rsidP="009C6D89">
      <w:r>
        <w:rPr>
          <w:rStyle w:val="CommentReference"/>
        </w:rPr>
        <w:annotationRef/>
      </w:r>
      <w:r w:rsidR="00D8435F">
        <w:t>Note to drafter: Delete this page if not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5D22D" w15:done="0"/>
  <w15:commentEx w15:paraId="62FCCD6E" w15:done="0"/>
  <w15:commentEx w15:paraId="0CFF41AE" w15:done="0"/>
  <w15:commentEx w15:paraId="4D29E489" w15:done="0"/>
  <w15:commentEx w15:paraId="046D41E3" w15:done="0"/>
  <w15:commentEx w15:paraId="608D9CDE" w15:done="0"/>
  <w15:commentEx w15:paraId="0F79FF4D" w15:done="0"/>
  <w15:commentEx w15:paraId="5643E46B" w15:done="0"/>
  <w15:commentEx w15:paraId="059EC699" w15:done="0"/>
  <w15:commentEx w15:paraId="37359A5F" w15:done="0"/>
  <w15:commentEx w15:paraId="1E701098" w15:done="0"/>
  <w15:commentEx w15:paraId="5E0B3D98" w15:done="0"/>
  <w15:commentEx w15:paraId="7046E794" w15:done="0"/>
  <w15:commentEx w15:paraId="335083B1" w15:done="0"/>
  <w15:commentEx w15:paraId="6B2F002A" w15:done="0"/>
  <w15:commentEx w15:paraId="05263E94" w15:done="0"/>
  <w15:commentEx w15:paraId="273B55DC" w15:done="0"/>
  <w15:commentEx w15:paraId="2A59A533" w15:done="0"/>
  <w15:commentEx w15:paraId="4C236BEB" w15:done="0"/>
  <w15:commentEx w15:paraId="05F000C6" w15:done="0"/>
  <w15:commentEx w15:paraId="3D67BC01" w15:done="0"/>
  <w15:commentEx w15:paraId="1CA36F1C" w15:done="0"/>
  <w15:commentEx w15:paraId="44EA5977" w15:done="0"/>
  <w15:commentEx w15:paraId="6D771154" w15:done="0"/>
  <w15:commentEx w15:paraId="0BE0C153" w15:done="0"/>
  <w15:commentEx w15:paraId="48653FBB" w15:done="0"/>
  <w15:commentEx w15:paraId="1D5F3385" w15:done="0"/>
  <w15:commentEx w15:paraId="6CDC7F8C" w15:done="0"/>
  <w15:commentEx w15:paraId="6F4AB3B6" w15:done="0"/>
  <w15:commentEx w15:paraId="0C8F4E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E03B37" w16cex:dateUtc="2025-05-26T21:15:00Z"/>
  <w16cex:commentExtensible w16cex:durableId="0B9D47AD" w16cex:dateUtc="2025-05-26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5D22D" w16cid:durableId="13802F9B"/>
  <w16cid:commentId w16cid:paraId="62FCCD6E" w16cid:durableId="10790FE6"/>
  <w16cid:commentId w16cid:paraId="0CFF41AE" w16cid:durableId="0CFF41AE"/>
  <w16cid:commentId w16cid:paraId="4D29E489" w16cid:durableId="4D29E489"/>
  <w16cid:commentId w16cid:paraId="046D41E3" w16cid:durableId="046D41E3"/>
  <w16cid:commentId w16cid:paraId="608D9CDE" w16cid:durableId="608D9CDE"/>
  <w16cid:commentId w16cid:paraId="0F79FF4D" w16cid:durableId="0F79FF4D"/>
  <w16cid:commentId w16cid:paraId="5643E46B" w16cid:durableId="5643E46B"/>
  <w16cid:commentId w16cid:paraId="059EC699" w16cid:durableId="059EC699"/>
  <w16cid:commentId w16cid:paraId="37359A5F" w16cid:durableId="37359A5F"/>
  <w16cid:commentId w16cid:paraId="1E701098" w16cid:durableId="1E701098"/>
  <w16cid:commentId w16cid:paraId="5E0B3D98" w16cid:durableId="5E0B3D98"/>
  <w16cid:commentId w16cid:paraId="7046E794" w16cid:durableId="7046E794"/>
  <w16cid:commentId w16cid:paraId="335083B1" w16cid:durableId="335083B1"/>
  <w16cid:commentId w16cid:paraId="6B2F002A" w16cid:durableId="6B2F002A"/>
  <w16cid:commentId w16cid:paraId="05263E94" w16cid:durableId="05263E94"/>
  <w16cid:commentId w16cid:paraId="273B55DC" w16cid:durableId="273B55DC"/>
  <w16cid:commentId w16cid:paraId="2A59A533" w16cid:durableId="2A59A533"/>
  <w16cid:commentId w16cid:paraId="4C236BEB" w16cid:durableId="4C236BEB"/>
  <w16cid:commentId w16cid:paraId="05F000C6" w16cid:durableId="05F000C6"/>
  <w16cid:commentId w16cid:paraId="3D67BC01" w16cid:durableId="3D67BC01"/>
  <w16cid:commentId w16cid:paraId="1CA36F1C" w16cid:durableId="1CA36F1C"/>
  <w16cid:commentId w16cid:paraId="44EA5977" w16cid:durableId="44EA5977"/>
  <w16cid:commentId w16cid:paraId="6D771154" w16cid:durableId="6D771154"/>
  <w16cid:commentId w16cid:paraId="0BE0C153" w16cid:durableId="0BE0C153"/>
  <w16cid:commentId w16cid:paraId="48653FBB" w16cid:durableId="48653FBB"/>
  <w16cid:commentId w16cid:paraId="1D5F3385" w16cid:durableId="6CE03B37"/>
  <w16cid:commentId w16cid:paraId="6CDC7F8C" w16cid:durableId="0B9D47AD"/>
  <w16cid:commentId w16cid:paraId="6F4AB3B6" w16cid:durableId="6F4AB3B6"/>
  <w16cid:commentId w16cid:paraId="0C8F4E59" w16cid:durableId="0C8F4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A786" w14:textId="77777777" w:rsidR="00EA5F41" w:rsidRDefault="00EA5F41" w:rsidP="007F7EEB">
      <w:r>
        <w:separator/>
      </w:r>
    </w:p>
  </w:endnote>
  <w:endnote w:type="continuationSeparator" w:id="0">
    <w:p w14:paraId="6AED9678" w14:textId="77777777" w:rsidR="00EA5F41" w:rsidRDefault="00EA5F41" w:rsidP="007F7EEB">
      <w:r>
        <w:continuationSeparator/>
      </w:r>
    </w:p>
  </w:endnote>
  <w:endnote w:type="continuationNotice" w:id="1">
    <w:p w14:paraId="503D2F60" w14:textId="77777777" w:rsidR="00EA5F41" w:rsidRDefault="00EA5F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5451" w14:textId="750D6BCA" w:rsidR="002D08CC" w:rsidRPr="00D2335C" w:rsidRDefault="002D08CC" w:rsidP="00076534">
    <w:pPr>
      <w:pStyle w:val="Footer"/>
    </w:pPr>
    <w:r w:rsidRPr="00D2335C">
      <w:t>SC-</w:t>
    </w:r>
    <w:r w:rsidR="00233764">
      <w:t>6.21</w:t>
    </w:r>
    <w:r w:rsidRPr="00D2335C">
      <w:t xml:space="preserve"> </w:t>
    </w:r>
  </w:p>
  <w:p w14:paraId="56FC756D" w14:textId="573A9A81" w:rsidR="002D08CC" w:rsidRPr="00D2335C" w:rsidRDefault="002D08CC" w:rsidP="00076534">
    <w:pPr>
      <w:pStyle w:val="Footer"/>
    </w:pPr>
    <w:r w:rsidRPr="00D2335C">
      <w:t xml:space="preserve">Rev.  </w:t>
    </w:r>
    <w:r>
      <w:t>0</w:t>
    </w:r>
    <w:ins w:id="3" w:author="Harper, Thuyanh" w:date="2026-07-14T08:55:00Z" w16du:dateUtc="2026-07-14T14:55:00Z">
      <w:r w:rsidR="0016330E">
        <w:t>7</w:t>
      </w:r>
    </w:ins>
    <w:del w:id="4" w:author="Harper, Thuyanh" w:date="2026-07-14T08:55:00Z" w16du:dateUtc="2026-07-14T14:55:00Z">
      <w:r w:rsidR="00233764" w:rsidDel="0016330E">
        <w:delText>9</w:delText>
      </w:r>
    </w:del>
    <w:r>
      <w:t>/202</w:t>
    </w:r>
    <w:ins w:id="5" w:author="Harper, Thuyanh" w:date="2026-07-14T08:55:00Z" w16du:dateUtc="2026-07-14T14:55:00Z">
      <w:r w:rsidR="0016330E">
        <w:t>6</w:t>
      </w:r>
    </w:ins>
    <w:del w:id="6" w:author="Harper, Thuyanh" w:date="2026-07-14T08:55:00Z" w16du:dateUtc="2026-07-14T14:55:00Z">
      <w:r w:rsidDel="0016330E">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D02F" w14:textId="77777777" w:rsidR="00D8435F" w:rsidRDefault="00D8435F" w:rsidP="007F7EEB">
    <w:r>
      <w:t>SC-6.21</w:t>
    </w:r>
  </w:p>
  <w:p w14:paraId="1B5F6854" w14:textId="602FDEC2" w:rsidR="00D8435F" w:rsidRPr="00BE1A19" w:rsidRDefault="00D8435F" w:rsidP="00975A68">
    <w:pPr>
      <w:tabs>
        <w:tab w:val="center" w:pos="5040"/>
      </w:tabs>
    </w:pPr>
    <w:r>
      <w:t>Rev. 0</w:t>
    </w:r>
    <w:ins w:id="24" w:author="Harper, Thuyanh" w:date="2026-07-14T08:55:00Z" w16du:dateUtc="2026-07-14T14:55:00Z">
      <w:r w:rsidR="0016330E">
        <w:t>7</w:t>
      </w:r>
    </w:ins>
    <w:del w:id="25" w:author="Harper, Thuyanh" w:date="2026-07-14T08:55:00Z" w16du:dateUtc="2026-07-14T14:55:00Z">
      <w:r w:rsidR="00233764" w:rsidDel="0016330E">
        <w:delText>9</w:delText>
      </w:r>
    </w:del>
    <w:r>
      <w:t>/202</w:t>
    </w:r>
    <w:ins w:id="26" w:author="Harper, Thuyanh" w:date="2026-07-14T08:55:00Z" w16du:dateUtc="2026-07-14T14:55:00Z">
      <w:r w:rsidR="0016330E">
        <w:t>6</w:t>
      </w:r>
    </w:ins>
    <w:del w:id="27" w:author="Harper, Thuyanh" w:date="2026-07-14T08:55:00Z" w16du:dateUtc="2026-07-14T14:55:00Z">
      <w:r w:rsidDel="0016330E">
        <w:delText>5</w:delText>
      </w:r>
    </w:del>
    <w:r>
      <w:tab/>
      <w:t>TOC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E0EF" w14:textId="706DE471" w:rsidR="002D08CC" w:rsidRPr="00730E74" w:rsidRDefault="002D08CC" w:rsidP="00076534">
    <w:pPr>
      <w:pStyle w:val="Footer"/>
      <w:tabs>
        <w:tab w:val="center" w:pos="5040"/>
      </w:tabs>
    </w:pPr>
    <w:r w:rsidRPr="00730E74">
      <w:t>SC-</w:t>
    </w:r>
    <w:r w:rsidR="00410C15">
      <w:t>6.21</w:t>
    </w:r>
  </w:p>
  <w:p w14:paraId="20FF00DA" w14:textId="2B7A2DD2" w:rsidR="002D08CC" w:rsidRPr="00730E74" w:rsidRDefault="002D08CC" w:rsidP="00076534">
    <w:pPr>
      <w:pStyle w:val="Footer"/>
      <w:tabs>
        <w:tab w:val="center" w:pos="5040"/>
      </w:tabs>
    </w:pPr>
    <w:r w:rsidRPr="00730E74">
      <w:t xml:space="preserve">Rev.  </w:t>
    </w:r>
    <w:r>
      <w:t>0</w:t>
    </w:r>
    <w:ins w:id="32" w:author="Harper, Thuyanh" w:date="2026-07-14T08:55:00Z" w16du:dateUtc="2026-07-14T14:55:00Z">
      <w:r w:rsidR="0016330E">
        <w:t>7</w:t>
      </w:r>
    </w:ins>
    <w:del w:id="33" w:author="Harper, Thuyanh" w:date="2026-07-14T08:55:00Z" w16du:dateUtc="2026-07-14T14:55:00Z">
      <w:r w:rsidR="00233764" w:rsidDel="0016330E">
        <w:delText>9</w:delText>
      </w:r>
    </w:del>
    <w:r>
      <w:t>/202</w:t>
    </w:r>
    <w:ins w:id="34" w:author="Harper, Thuyanh" w:date="2026-07-14T08:55:00Z" w16du:dateUtc="2026-07-14T14:55:00Z">
      <w:r w:rsidR="0016330E">
        <w:t>6</w:t>
      </w:r>
    </w:ins>
    <w:del w:id="35" w:author="Harper, Thuyanh" w:date="2026-07-14T08:55:00Z" w16du:dateUtc="2026-07-14T14:55:00Z">
      <w:r w:rsidDel="0016330E">
        <w:delText>5</w:delText>
      </w:r>
    </w:del>
    <w:r w:rsidRPr="00730E74">
      <w:tab/>
    </w:r>
    <w:r w:rsidRPr="00730E74">
      <w:fldChar w:fldCharType="begin"/>
    </w:r>
    <w:r w:rsidRPr="00730E74">
      <w:instrText xml:space="preserve"> PAGE   \* MERGEFORMAT </w:instrText>
    </w:r>
    <w:r w:rsidRPr="00730E74">
      <w:fldChar w:fldCharType="separate"/>
    </w:r>
    <w:r>
      <w:rPr>
        <w:noProof/>
      </w:rPr>
      <w:t>15</w:t>
    </w:r>
    <w:r w:rsidRPr="00730E74">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3EAC" w14:textId="77777777" w:rsidR="002D08CC" w:rsidRPr="00EA3E92" w:rsidRDefault="002D08CC" w:rsidP="00076534">
    <w:pPr>
      <w:pStyle w:val="Footer"/>
    </w:pPr>
    <w:r w:rsidRPr="00EA3E92">
      <w:rPr>
        <w:rStyle w:val="PageNumber"/>
        <w:rFonts w:eastAsia="Courier"/>
        <w:sz w:val="18"/>
        <w:szCs w:val="18"/>
      </w:rPr>
      <w:t>SC-5.3</w:t>
    </w:r>
  </w:p>
  <w:p w14:paraId="4D8E3682" w14:textId="77777777" w:rsidR="002D08CC" w:rsidRPr="00730E74" w:rsidRDefault="002D08CC" w:rsidP="00076534">
    <w:pPr>
      <w:pStyle w:val="Footer"/>
    </w:pPr>
    <w:r w:rsidRPr="00EA3E92">
      <w:t>Rev. 02/2022</w:t>
    </w:r>
    <w:r w:rsidRPr="00EA3E92">
      <w:tab/>
      <w:t xml:space="preserve">Page </w:t>
    </w:r>
    <w:r w:rsidRPr="00EA3E92">
      <w:rPr>
        <w:rStyle w:val="PageNumber"/>
        <w:rFonts w:eastAsia="Courier"/>
        <w:sz w:val="18"/>
        <w:szCs w:val="18"/>
      </w:rPr>
      <w:fldChar w:fldCharType="begin"/>
    </w:r>
    <w:r w:rsidRPr="00EA3E92">
      <w:rPr>
        <w:rStyle w:val="PageNumber"/>
        <w:rFonts w:eastAsia="Courier"/>
        <w:sz w:val="18"/>
        <w:szCs w:val="18"/>
      </w:rPr>
      <w:instrText xml:space="preserve"> PAGE </w:instrText>
    </w:r>
    <w:r w:rsidRPr="00EA3E92">
      <w:rPr>
        <w:rStyle w:val="PageNumber"/>
        <w:rFonts w:eastAsia="Courier"/>
        <w:sz w:val="18"/>
        <w:szCs w:val="18"/>
      </w:rPr>
      <w:fldChar w:fldCharType="separate"/>
    </w:r>
    <w:r>
      <w:rPr>
        <w:rStyle w:val="PageNumber"/>
        <w:rFonts w:eastAsia="Courier"/>
        <w:noProof/>
        <w:sz w:val="18"/>
        <w:szCs w:val="18"/>
      </w:rPr>
      <w:t>1</w:t>
    </w:r>
    <w:r w:rsidRPr="00EA3E92">
      <w:rPr>
        <w:rStyle w:val="PageNumber"/>
        <w:rFonts w:eastAsia="Courie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311074"/>
      <w:docPartObj>
        <w:docPartGallery w:val="Page Numbers (Bottom of Page)"/>
        <w:docPartUnique/>
      </w:docPartObj>
    </w:sdtPr>
    <w:sdtEndPr>
      <w:rPr>
        <w:noProof/>
        <w:rPrChange w:id="93" w:author="Unknown">
          <w:rPr>
            <w:rStyle w:val="Normal"/>
          </w:rPr>
        </w:rPrChange>
      </w:rPr>
    </w:sdtEndPr>
    <w:sdtContent>
      <w:p w14:paraId="67166328" w14:textId="77777777" w:rsidR="00D8435F" w:rsidRPr="0016330E" w:rsidRDefault="00D8435F" w:rsidP="007F7EEB">
        <w:pPr>
          <w:rPr>
            <w:rPrChange w:id="94" w:author="Harper, Thuyanh" w:date="2026-07-14T08:55:00Z" w16du:dateUtc="2026-07-14T14:55:00Z">
              <w:rPr>
                <w:sz w:val="20"/>
                <w:szCs w:val="20"/>
              </w:rPr>
            </w:rPrChange>
          </w:rPr>
        </w:pPr>
        <w:r w:rsidRPr="0016330E">
          <w:rPr>
            <w:rPrChange w:id="95" w:author="Harper, Thuyanh" w:date="2026-07-14T08:55:00Z" w16du:dateUtc="2026-07-14T14:55:00Z">
              <w:rPr>
                <w:sz w:val="20"/>
                <w:szCs w:val="20"/>
              </w:rPr>
            </w:rPrChange>
          </w:rPr>
          <w:t>SC-6.21</w:t>
        </w:r>
      </w:p>
      <w:p w14:paraId="60E6F37C" w14:textId="2DDE09AE" w:rsidR="00D8435F" w:rsidRPr="0016330E" w:rsidRDefault="00D8435F" w:rsidP="00975A68">
        <w:pPr>
          <w:pStyle w:val="Footer"/>
          <w:tabs>
            <w:tab w:val="clear" w:pos="4680"/>
            <w:tab w:val="center" w:pos="5040"/>
          </w:tabs>
          <w:rPr>
            <w:rPrChange w:id="96" w:author="Harper, Thuyanh" w:date="2026-07-14T08:55:00Z" w16du:dateUtc="2026-07-14T14:55:00Z">
              <w:rPr>
                <w:sz w:val="20"/>
                <w:szCs w:val="20"/>
              </w:rPr>
            </w:rPrChange>
          </w:rPr>
        </w:pPr>
        <w:r w:rsidRPr="0016330E">
          <w:rPr>
            <w:rPrChange w:id="97" w:author="Harper, Thuyanh" w:date="2026-07-14T08:55:00Z" w16du:dateUtc="2026-07-14T14:55:00Z">
              <w:rPr>
                <w:sz w:val="20"/>
                <w:szCs w:val="20"/>
              </w:rPr>
            </w:rPrChange>
          </w:rPr>
          <w:t>Rev. 0</w:t>
        </w:r>
        <w:ins w:id="98" w:author="Harper, Thuyanh" w:date="2026-07-14T08:55:00Z" w16du:dateUtc="2026-07-14T14:55:00Z">
          <w:r w:rsidR="0016330E" w:rsidRPr="0016330E">
            <w:rPr>
              <w:rPrChange w:id="99" w:author="Harper, Thuyanh" w:date="2026-07-14T08:55:00Z" w16du:dateUtc="2026-07-14T14:55:00Z">
                <w:rPr>
                  <w:sz w:val="20"/>
                  <w:szCs w:val="20"/>
                </w:rPr>
              </w:rPrChange>
            </w:rPr>
            <w:t>7</w:t>
          </w:r>
        </w:ins>
        <w:del w:id="100" w:author="Harper, Thuyanh" w:date="2026-07-14T08:55:00Z" w16du:dateUtc="2026-07-14T14:55:00Z">
          <w:r w:rsidR="00233764" w:rsidRPr="0016330E" w:rsidDel="0016330E">
            <w:rPr>
              <w:rPrChange w:id="101" w:author="Harper, Thuyanh" w:date="2026-07-14T08:55:00Z" w16du:dateUtc="2026-07-14T14:55:00Z">
                <w:rPr>
                  <w:sz w:val="20"/>
                  <w:szCs w:val="20"/>
                </w:rPr>
              </w:rPrChange>
            </w:rPr>
            <w:delText>9</w:delText>
          </w:r>
        </w:del>
        <w:r w:rsidRPr="0016330E">
          <w:rPr>
            <w:rPrChange w:id="102" w:author="Harper, Thuyanh" w:date="2026-07-14T08:55:00Z" w16du:dateUtc="2026-07-14T14:55:00Z">
              <w:rPr>
                <w:sz w:val="20"/>
                <w:szCs w:val="20"/>
              </w:rPr>
            </w:rPrChange>
          </w:rPr>
          <w:t>/202</w:t>
        </w:r>
        <w:ins w:id="103" w:author="Harper, Thuyanh" w:date="2026-07-14T08:55:00Z" w16du:dateUtc="2026-07-14T14:55:00Z">
          <w:r w:rsidR="0016330E" w:rsidRPr="0016330E">
            <w:rPr>
              <w:rPrChange w:id="104" w:author="Harper, Thuyanh" w:date="2026-07-14T08:55:00Z" w16du:dateUtc="2026-07-14T14:55:00Z">
                <w:rPr>
                  <w:sz w:val="20"/>
                  <w:szCs w:val="20"/>
                </w:rPr>
              </w:rPrChange>
            </w:rPr>
            <w:t>6</w:t>
          </w:r>
        </w:ins>
        <w:del w:id="105" w:author="Harper, Thuyanh" w:date="2026-07-14T08:55:00Z" w16du:dateUtc="2026-07-14T14:55:00Z">
          <w:r w:rsidRPr="0016330E" w:rsidDel="0016330E">
            <w:rPr>
              <w:rPrChange w:id="106" w:author="Harper, Thuyanh" w:date="2026-07-14T08:55:00Z" w16du:dateUtc="2026-07-14T14:55:00Z">
                <w:rPr>
                  <w:sz w:val="20"/>
                  <w:szCs w:val="20"/>
                </w:rPr>
              </w:rPrChange>
            </w:rPr>
            <w:delText>5</w:delText>
          </w:r>
        </w:del>
        <w:r w:rsidRPr="0016330E">
          <w:rPr>
            <w:rPrChange w:id="107" w:author="Harper, Thuyanh" w:date="2026-07-14T08:55:00Z" w16du:dateUtc="2026-07-14T14:55:00Z">
              <w:rPr>
                <w:sz w:val="20"/>
                <w:szCs w:val="20"/>
              </w:rPr>
            </w:rPrChange>
          </w:rPr>
          <w:tab/>
        </w:r>
        <w:r w:rsidRPr="0016330E">
          <w:rPr>
            <w:rPrChange w:id="108" w:author="Harper, Thuyanh" w:date="2026-07-14T08:55:00Z" w16du:dateUtc="2026-07-14T14:55:00Z">
              <w:rPr>
                <w:sz w:val="20"/>
                <w:szCs w:val="20"/>
              </w:rPr>
            </w:rPrChange>
          </w:rPr>
          <w:fldChar w:fldCharType="begin"/>
        </w:r>
        <w:r w:rsidRPr="0016330E">
          <w:rPr>
            <w:rPrChange w:id="109" w:author="Harper, Thuyanh" w:date="2026-07-14T08:55:00Z" w16du:dateUtc="2026-07-14T14:55:00Z">
              <w:rPr>
                <w:sz w:val="20"/>
                <w:szCs w:val="20"/>
              </w:rPr>
            </w:rPrChange>
          </w:rPr>
          <w:instrText xml:space="preserve"> PAGE   \* MERGEFORMAT </w:instrText>
        </w:r>
        <w:r w:rsidRPr="0016330E">
          <w:rPr>
            <w:rPrChange w:id="110" w:author="Harper, Thuyanh" w:date="2026-07-14T08:55:00Z" w16du:dateUtc="2026-07-14T14:55:00Z">
              <w:rPr>
                <w:sz w:val="20"/>
                <w:szCs w:val="20"/>
              </w:rPr>
            </w:rPrChange>
          </w:rPr>
          <w:fldChar w:fldCharType="separate"/>
        </w:r>
        <w:r w:rsidR="009A60B7" w:rsidRPr="0016330E">
          <w:rPr>
            <w:noProof/>
            <w:rPrChange w:id="111" w:author="Harper, Thuyanh" w:date="2026-07-14T08:55:00Z" w16du:dateUtc="2026-07-14T14:55:00Z">
              <w:rPr>
                <w:noProof/>
                <w:sz w:val="20"/>
                <w:szCs w:val="20"/>
              </w:rPr>
            </w:rPrChange>
          </w:rPr>
          <w:t>3</w:t>
        </w:r>
        <w:r w:rsidRPr="0016330E">
          <w:rPr>
            <w:noProof/>
            <w:rPrChange w:id="112" w:author="Harper, Thuyanh" w:date="2026-07-14T08:55:00Z" w16du:dateUtc="2026-07-14T14:55:00Z">
              <w:rPr>
                <w:noProof/>
                <w:sz w:val="20"/>
                <w:szCs w:val="20"/>
              </w:rPr>
            </w:rPrChange>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067" w14:textId="77777777" w:rsidR="00D8435F" w:rsidRDefault="00D8435F" w:rsidP="00B567B1">
    <w:pPr>
      <w:tabs>
        <w:tab w:val="center" w:pos="4680"/>
      </w:tabs>
    </w:pPr>
    <w:r>
      <w:t>SC-6.21</w:t>
    </w:r>
  </w:p>
  <w:p w14:paraId="0A2807D6" w14:textId="3CD1216C" w:rsidR="00D8435F" w:rsidRPr="00BE1A19" w:rsidRDefault="00D8435F" w:rsidP="00B567B1">
    <w:pPr>
      <w:tabs>
        <w:tab w:val="center" w:pos="4680"/>
      </w:tabs>
    </w:pPr>
    <w:r>
      <w:t>Rev. 02/2025</w:t>
    </w:r>
    <w:r>
      <w:tab/>
    </w:r>
    <w:r w:rsidRPr="00603443">
      <w:fldChar w:fldCharType="begin"/>
    </w:r>
    <w:r w:rsidRPr="00603443">
      <w:instrText xml:space="preserve"> PAGE   \* MERGEFORMAT </w:instrText>
    </w:r>
    <w:r w:rsidRPr="00603443">
      <w:fldChar w:fldCharType="separate"/>
    </w:r>
    <w:r w:rsidR="009A60B7">
      <w:rPr>
        <w:noProof/>
      </w:rPr>
      <w:t>1</w:t>
    </w:r>
    <w:r w:rsidRPr="00603443">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4A87" w14:textId="6FB3A192" w:rsidR="00042559" w:rsidRPr="0016330E" w:rsidRDefault="00042559" w:rsidP="00076534">
    <w:pPr>
      <w:pStyle w:val="Footer"/>
      <w:tabs>
        <w:tab w:val="center" w:pos="5040"/>
      </w:tabs>
      <w:rPr>
        <w:rPrChange w:id="121" w:author="Harper, Thuyanh" w:date="2026-07-14T08:56:00Z" w16du:dateUtc="2026-07-14T14:56:00Z">
          <w:rPr>
            <w:sz w:val="20"/>
            <w:szCs w:val="20"/>
          </w:rPr>
        </w:rPrChange>
      </w:rPr>
    </w:pPr>
    <w:r w:rsidRPr="0016330E">
      <w:rPr>
        <w:rStyle w:val="PageNumber"/>
        <w:rFonts w:eastAsia="Courier"/>
        <w:rPrChange w:id="122" w:author="Harper, Thuyanh" w:date="2026-07-14T08:56:00Z" w16du:dateUtc="2026-07-14T14:56:00Z">
          <w:rPr>
            <w:rStyle w:val="PageNumber"/>
            <w:rFonts w:eastAsia="Courier"/>
            <w:sz w:val="20"/>
            <w:szCs w:val="20"/>
          </w:rPr>
        </w:rPrChange>
      </w:rPr>
      <w:t>SC-</w:t>
    </w:r>
    <w:r w:rsidR="00233764" w:rsidRPr="0016330E">
      <w:rPr>
        <w:rStyle w:val="PageNumber"/>
        <w:rFonts w:eastAsia="Courier"/>
        <w:rPrChange w:id="123" w:author="Harper, Thuyanh" w:date="2026-07-14T08:56:00Z" w16du:dateUtc="2026-07-14T14:56:00Z">
          <w:rPr>
            <w:rStyle w:val="PageNumber"/>
            <w:rFonts w:eastAsia="Courier"/>
            <w:sz w:val="20"/>
            <w:szCs w:val="20"/>
          </w:rPr>
        </w:rPrChange>
      </w:rPr>
      <w:t>6.21</w:t>
    </w:r>
  </w:p>
  <w:p w14:paraId="3142E833" w14:textId="27737F4A" w:rsidR="00042559" w:rsidRPr="0016330E" w:rsidRDefault="00042559" w:rsidP="00076534">
    <w:pPr>
      <w:pStyle w:val="Footer"/>
      <w:tabs>
        <w:tab w:val="center" w:pos="5040"/>
      </w:tabs>
      <w:rPr>
        <w:noProof/>
        <w:rPrChange w:id="124" w:author="Harper, Thuyanh" w:date="2026-07-14T08:56:00Z" w16du:dateUtc="2026-07-14T14:56:00Z">
          <w:rPr>
            <w:noProof/>
            <w:sz w:val="20"/>
            <w:szCs w:val="20"/>
          </w:rPr>
        </w:rPrChange>
      </w:rPr>
    </w:pPr>
    <w:r w:rsidRPr="0016330E">
      <w:rPr>
        <w:rPrChange w:id="125" w:author="Harper, Thuyanh" w:date="2026-07-14T08:56:00Z" w16du:dateUtc="2026-07-14T14:56:00Z">
          <w:rPr>
            <w:sz w:val="20"/>
            <w:szCs w:val="20"/>
          </w:rPr>
        </w:rPrChange>
      </w:rPr>
      <w:t>Rev. 0</w:t>
    </w:r>
    <w:ins w:id="126" w:author="Harper, Thuyanh" w:date="2026-07-14T08:55:00Z" w16du:dateUtc="2026-07-14T14:55:00Z">
      <w:r w:rsidR="0016330E" w:rsidRPr="0016330E">
        <w:rPr>
          <w:rPrChange w:id="127" w:author="Harper, Thuyanh" w:date="2026-07-14T08:56:00Z" w16du:dateUtc="2026-07-14T14:56:00Z">
            <w:rPr>
              <w:sz w:val="20"/>
              <w:szCs w:val="20"/>
            </w:rPr>
          </w:rPrChange>
        </w:rPr>
        <w:t>7</w:t>
      </w:r>
    </w:ins>
    <w:del w:id="128" w:author="Harper, Thuyanh" w:date="2026-07-14T08:55:00Z" w16du:dateUtc="2026-07-14T14:55:00Z">
      <w:r w:rsidR="00233764" w:rsidRPr="0016330E" w:rsidDel="0016330E">
        <w:rPr>
          <w:rPrChange w:id="129" w:author="Harper, Thuyanh" w:date="2026-07-14T08:56:00Z" w16du:dateUtc="2026-07-14T14:56:00Z">
            <w:rPr>
              <w:sz w:val="20"/>
              <w:szCs w:val="20"/>
            </w:rPr>
          </w:rPrChange>
        </w:rPr>
        <w:delText>9</w:delText>
      </w:r>
    </w:del>
    <w:r w:rsidRPr="0016330E">
      <w:rPr>
        <w:rPrChange w:id="130" w:author="Harper, Thuyanh" w:date="2026-07-14T08:56:00Z" w16du:dateUtc="2026-07-14T14:56:00Z">
          <w:rPr>
            <w:sz w:val="20"/>
            <w:szCs w:val="20"/>
          </w:rPr>
        </w:rPrChange>
      </w:rPr>
      <w:t>/202</w:t>
    </w:r>
    <w:ins w:id="131" w:author="Harper, Thuyanh" w:date="2026-07-14T08:56:00Z" w16du:dateUtc="2026-07-14T14:56:00Z">
      <w:r w:rsidR="0016330E" w:rsidRPr="0016330E">
        <w:rPr>
          <w:rPrChange w:id="132" w:author="Harper, Thuyanh" w:date="2026-07-14T08:56:00Z" w16du:dateUtc="2026-07-14T14:56:00Z">
            <w:rPr>
              <w:sz w:val="20"/>
              <w:szCs w:val="20"/>
            </w:rPr>
          </w:rPrChange>
        </w:rPr>
        <w:t>6</w:t>
      </w:r>
    </w:ins>
    <w:del w:id="133" w:author="Harper, Thuyanh" w:date="2026-07-14T08:56:00Z" w16du:dateUtc="2026-07-14T14:56:00Z">
      <w:r w:rsidRPr="0016330E" w:rsidDel="0016330E">
        <w:rPr>
          <w:rPrChange w:id="134" w:author="Harper, Thuyanh" w:date="2026-07-14T08:56:00Z" w16du:dateUtc="2026-07-14T14:56:00Z">
            <w:rPr>
              <w:sz w:val="20"/>
              <w:szCs w:val="20"/>
            </w:rPr>
          </w:rPrChange>
        </w:rPr>
        <w:delText>5</w:delText>
      </w:r>
    </w:del>
    <w:r w:rsidRPr="0016330E">
      <w:rPr>
        <w:rPrChange w:id="135" w:author="Harper, Thuyanh" w:date="2026-07-14T08:56:00Z" w16du:dateUtc="2026-07-14T14:56:00Z">
          <w:rPr>
            <w:sz w:val="20"/>
            <w:szCs w:val="20"/>
          </w:rPr>
        </w:rPrChange>
      </w:rPr>
      <w:tab/>
    </w:r>
    <w:sdt>
      <w:sdtPr>
        <w:rPr>
          <w:rPrChange w:id="136" w:author="Harper, Thuyanh" w:date="2026-07-14T08:56:00Z" w16du:dateUtc="2026-07-14T14:56:00Z">
            <w:rPr>
              <w:sz w:val="20"/>
              <w:szCs w:val="20"/>
            </w:rPr>
          </w:rPrChange>
        </w:rPr>
        <w:id w:val="-2111956082"/>
        <w:docPartObj>
          <w:docPartGallery w:val="Page Numbers (Bottom of Page)"/>
          <w:docPartUnique/>
        </w:docPartObj>
      </w:sdtPr>
      <w:sdtEndPr>
        <w:rPr>
          <w:noProof/>
          <w:rPrChange w:id="137" w:author="Harper, Thuyanh" w:date="2026-07-14T08:56:00Z" w16du:dateUtc="2026-07-14T14:56:00Z">
            <w:rPr/>
          </w:rPrChange>
        </w:rPr>
      </w:sdtEndPr>
      <w:sdtContent>
        <w:r w:rsidRPr="0016330E">
          <w:rPr>
            <w:rPrChange w:id="138" w:author="Harper, Thuyanh" w:date="2026-07-14T08:56:00Z" w16du:dateUtc="2026-07-14T14:56:00Z">
              <w:rPr>
                <w:sz w:val="20"/>
                <w:szCs w:val="20"/>
              </w:rPr>
            </w:rPrChange>
          </w:rPr>
          <w:t xml:space="preserve">Ex  </w:t>
        </w:r>
        <w:r w:rsidRPr="0016330E">
          <w:rPr>
            <w:rPrChange w:id="139" w:author="Harper, Thuyanh" w:date="2026-07-14T08:56:00Z" w16du:dateUtc="2026-07-14T14:56:00Z">
              <w:rPr>
                <w:sz w:val="20"/>
                <w:szCs w:val="20"/>
              </w:rPr>
            </w:rPrChange>
          </w:rPr>
          <w:fldChar w:fldCharType="begin"/>
        </w:r>
        <w:r w:rsidRPr="0016330E">
          <w:rPr>
            <w:rPrChange w:id="140" w:author="Harper, Thuyanh" w:date="2026-07-14T08:56:00Z" w16du:dateUtc="2026-07-14T14:56:00Z">
              <w:rPr>
                <w:sz w:val="20"/>
                <w:szCs w:val="20"/>
              </w:rPr>
            </w:rPrChange>
          </w:rPr>
          <w:instrText xml:space="preserve"> PAGE   \* MERGEFORMAT </w:instrText>
        </w:r>
        <w:r w:rsidRPr="0016330E">
          <w:rPr>
            <w:rPrChange w:id="141" w:author="Harper, Thuyanh" w:date="2026-07-14T08:56:00Z" w16du:dateUtc="2026-07-14T14:56:00Z">
              <w:rPr>
                <w:sz w:val="20"/>
                <w:szCs w:val="20"/>
              </w:rPr>
            </w:rPrChange>
          </w:rPr>
          <w:fldChar w:fldCharType="separate"/>
        </w:r>
        <w:r w:rsidRPr="0016330E">
          <w:rPr>
            <w:noProof/>
            <w:rPrChange w:id="142" w:author="Harper, Thuyanh" w:date="2026-07-14T08:56:00Z" w16du:dateUtc="2026-07-14T14:56:00Z">
              <w:rPr>
                <w:noProof/>
                <w:sz w:val="20"/>
                <w:szCs w:val="20"/>
              </w:rPr>
            </w:rPrChange>
          </w:rPr>
          <w:t>B</w:t>
        </w:r>
        <w:r w:rsidRPr="0016330E">
          <w:rPr>
            <w:noProof/>
            <w:rPrChange w:id="143" w:author="Harper, Thuyanh" w:date="2026-07-14T08:56:00Z" w16du:dateUtc="2026-07-14T14:56:00Z">
              <w:rPr>
                <w:noProof/>
                <w:sz w:val="20"/>
                <w:szCs w:val="20"/>
              </w:rPr>
            </w:rPrChange>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2BC0" w14:textId="77777777" w:rsidR="00042559" w:rsidRPr="00051CDA" w:rsidRDefault="00042559" w:rsidP="00076534">
    <w:pPr>
      <w:pStyle w:val="Footer"/>
      <w:tabs>
        <w:tab w:val="center" w:pos="5040"/>
      </w:tabs>
    </w:pPr>
    <w:r w:rsidRPr="00051CDA">
      <w:rPr>
        <w:rStyle w:val="PageNumber"/>
        <w:rFonts w:eastAsia="Courier"/>
      </w:rPr>
      <w:t>SC-5.3</w:t>
    </w:r>
  </w:p>
  <w:p w14:paraId="2B353659" w14:textId="77777777" w:rsidR="00042559" w:rsidRPr="00051CDA" w:rsidRDefault="00042559" w:rsidP="00076534">
    <w:pPr>
      <w:pStyle w:val="Footer"/>
      <w:tabs>
        <w:tab w:val="center" w:pos="5040"/>
      </w:tabs>
      <w:rPr>
        <w:noProof/>
      </w:rPr>
    </w:pPr>
    <w:r w:rsidRPr="00051CDA">
      <w:t>Rev. 0</w:t>
    </w:r>
    <w:r>
      <w:t>8/2023</w:t>
    </w:r>
    <w:r w:rsidRPr="00051CDA">
      <w:tab/>
    </w:r>
    <w:sdt>
      <w:sdtPr>
        <w:id w:val="1689020506"/>
        <w:docPartObj>
          <w:docPartGallery w:val="Page Numbers (Bottom of Page)"/>
          <w:docPartUnique/>
        </w:docPartObj>
      </w:sdtPr>
      <w:sdtEndPr>
        <w:rPr>
          <w:noProof/>
        </w:rPr>
      </w:sdtEndPr>
      <w:sdtContent>
        <w:r w:rsidRPr="00051CDA">
          <w:t xml:space="preserve">Ex  </w:t>
        </w:r>
        <w:r w:rsidRPr="00051CDA">
          <w:fldChar w:fldCharType="begin"/>
        </w:r>
        <w:r w:rsidRPr="00051CDA">
          <w:instrText xml:space="preserve"> PAGE   \* MERGEFORMAT </w:instrText>
        </w:r>
        <w:r w:rsidRPr="00051CDA">
          <w:fldChar w:fldCharType="separate"/>
        </w:r>
        <w:r>
          <w:rPr>
            <w:noProof/>
          </w:rPr>
          <w:t>B</w:t>
        </w:r>
        <w:r w:rsidRPr="00051CDA">
          <w:rPr>
            <w:noProof/>
          </w:rPr>
          <w:fldChar w:fldCharType="end"/>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16347952"/>
      <w:docPartObj>
        <w:docPartGallery w:val="Page Numbers (Bottom of Page)"/>
        <w:docPartUnique/>
      </w:docPartObj>
    </w:sdtPr>
    <w:sdtEndPr>
      <w:rPr>
        <w:noProof/>
      </w:rPr>
    </w:sdtEndPr>
    <w:sdtContent>
      <w:p w14:paraId="4FCBAEC5" w14:textId="77777777" w:rsidR="00D8435F" w:rsidRPr="0016330E" w:rsidRDefault="00D8435F" w:rsidP="00046A23">
        <w:pPr>
          <w:rPr>
            <w:rPrChange w:id="153" w:author="Harper, Thuyanh" w:date="2026-07-14T08:56:00Z" w16du:dateUtc="2026-07-14T14:56:00Z">
              <w:rPr>
                <w:sz w:val="20"/>
                <w:szCs w:val="20"/>
              </w:rPr>
            </w:rPrChange>
          </w:rPr>
        </w:pPr>
        <w:r w:rsidRPr="0016330E">
          <w:rPr>
            <w:rPrChange w:id="154" w:author="Harper, Thuyanh" w:date="2026-07-14T08:56:00Z" w16du:dateUtc="2026-07-14T14:56:00Z">
              <w:rPr>
                <w:sz w:val="20"/>
                <w:szCs w:val="20"/>
              </w:rPr>
            </w:rPrChange>
          </w:rPr>
          <w:t>SC-6.21</w:t>
        </w:r>
      </w:p>
      <w:p w14:paraId="3740C2EC" w14:textId="0BDAF437" w:rsidR="00D8435F" w:rsidRPr="00046A23" w:rsidRDefault="00D8435F" w:rsidP="00975A68">
        <w:pPr>
          <w:pStyle w:val="Footer"/>
          <w:tabs>
            <w:tab w:val="clear" w:pos="4680"/>
            <w:tab w:val="center" w:pos="5040"/>
          </w:tabs>
          <w:rPr>
            <w:sz w:val="20"/>
            <w:szCs w:val="20"/>
          </w:rPr>
        </w:pPr>
        <w:r w:rsidRPr="0016330E">
          <w:rPr>
            <w:rPrChange w:id="155" w:author="Harper, Thuyanh" w:date="2026-07-14T08:56:00Z" w16du:dateUtc="2026-07-14T14:56:00Z">
              <w:rPr>
                <w:sz w:val="20"/>
                <w:szCs w:val="20"/>
              </w:rPr>
            </w:rPrChange>
          </w:rPr>
          <w:t>Rev. 0</w:t>
        </w:r>
        <w:ins w:id="156" w:author="Harper, Thuyanh" w:date="2026-07-14T08:56:00Z" w16du:dateUtc="2026-07-14T14:56:00Z">
          <w:r w:rsidR="0016330E" w:rsidRPr="0016330E">
            <w:rPr>
              <w:rPrChange w:id="157" w:author="Harper, Thuyanh" w:date="2026-07-14T08:56:00Z" w16du:dateUtc="2026-07-14T14:56:00Z">
                <w:rPr>
                  <w:sz w:val="20"/>
                  <w:szCs w:val="20"/>
                </w:rPr>
              </w:rPrChange>
            </w:rPr>
            <w:t>7</w:t>
          </w:r>
        </w:ins>
        <w:del w:id="158" w:author="Harper, Thuyanh" w:date="2026-07-14T08:56:00Z" w16du:dateUtc="2026-07-14T14:56:00Z">
          <w:r w:rsidR="00233764" w:rsidRPr="0016330E" w:rsidDel="0016330E">
            <w:rPr>
              <w:rPrChange w:id="159" w:author="Harper, Thuyanh" w:date="2026-07-14T08:56:00Z" w16du:dateUtc="2026-07-14T14:56:00Z">
                <w:rPr>
                  <w:sz w:val="20"/>
                  <w:szCs w:val="20"/>
                </w:rPr>
              </w:rPrChange>
            </w:rPr>
            <w:delText>9</w:delText>
          </w:r>
        </w:del>
        <w:r w:rsidRPr="0016330E">
          <w:rPr>
            <w:rPrChange w:id="160" w:author="Harper, Thuyanh" w:date="2026-07-14T08:56:00Z" w16du:dateUtc="2026-07-14T14:56:00Z">
              <w:rPr>
                <w:sz w:val="20"/>
                <w:szCs w:val="20"/>
              </w:rPr>
            </w:rPrChange>
          </w:rPr>
          <w:t>/202</w:t>
        </w:r>
        <w:ins w:id="161" w:author="Harper, Thuyanh" w:date="2026-07-14T08:56:00Z" w16du:dateUtc="2026-07-14T14:56:00Z">
          <w:r w:rsidR="0016330E" w:rsidRPr="0016330E">
            <w:rPr>
              <w:rPrChange w:id="162" w:author="Harper, Thuyanh" w:date="2026-07-14T08:56:00Z" w16du:dateUtc="2026-07-14T14:56:00Z">
                <w:rPr>
                  <w:sz w:val="20"/>
                  <w:szCs w:val="20"/>
                </w:rPr>
              </w:rPrChange>
            </w:rPr>
            <w:t>6</w:t>
          </w:r>
        </w:ins>
        <w:del w:id="163" w:author="Harper, Thuyanh" w:date="2026-07-14T08:56:00Z" w16du:dateUtc="2026-07-14T14:56:00Z">
          <w:r w:rsidRPr="0016330E" w:rsidDel="0016330E">
            <w:rPr>
              <w:rPrChange w:id="164" w:author="Harper, Thuyanh" w:date="2026-07-14T08:56:00Z" w16du:dateUtc="2026-07-14T14:56:00Z">
                <w:rPr>
                  <w:sz w:val="20"/>
                  <w:szCs w:val="20"/>
                </w:rPr>
              </w:rPrChange>
            </w:rPr>
            <w:delText>5</w:delText>
          </w:r>
        </w:del>
        <w:r w:rsidRPr="0016330E">
          <w:rPr>
            <w:rPrChange w:id="165" w:author="Harper, Thuyanh" w:date="2026-07-14T08:56:00Z" w16du:dateUtc="2026-07-14T14:56:00Z">
              <w:rPr>
                <w:sz w:val="20"/>
                <w:szCs w:val="20"/>
              </w:rPr>
            </w:rPrChange>
          </w:rPr>
          <w:tab/>
          <w:t xml:space="preserve">Ex  </w:t>
        </w:r>
        <w:r w:rsidRPr="0016330E">
          <w:rPr>
            <w:rPrChange w:id="166" w:author="Harper, Thuyanh" w:date="2026-07-14T08:56:00Z" w16du:dateUtc="2026-07-14T14:56:00Z">
              <w:rPr>
                <w:sz w:val="20"/>
                <w:szCs w:val="20"/>
              </w:rPr>
            </w:rPrChange>
          </w:rPr>
          <w:fldChar w:fldCharType="begin"/>
        </w:r>
        <w:r w:rsidRPr="0016330E">
          <w:rPr>
            <w:rPrChange w:id="167" w:author="Harper, Thuyanh" w:date="2026-07-14T08:56:00Z" w16du:dateUtc="2026-07-14T14:56:00Z">
              <w:rPr>
                <w:sz w:val="20"/>
                <w:szCs w:val="20"/>
              </w:rPr>
            </w:rPrChange>
          </w:rPr>
          <w:instrText xml:space="preserve"> PAGE   \* MERGEFORMAT </w:instrText>
        </w:r>
        <w:r w:rsidRPr="0016330E">
          <w:rPr>
            <w:rPrChange w:id="168" w:author="Harper, Thuyanh" w:date="2026-07-14T08:56:00Z" w16du:dateUtc="2026-07-14T14:56:00Z">
              <w:rPr>
                <w:sz w:val="20"/>
                <w:szCs w:val="20"/>
              </w:rPr>
            </w:rPrChange>
          </w:rPr>
          <w:fldChar w:fldCharType="separate"/>
        </w:r>
        <w:r w:rsidR="009A60B7" w:rsidRPr="0016330E">
          <w:rPr>
            <w:noProof/>
            <w:rPrChange w:id="169" w:author="Harper, Thuyanh" w:date="2026-07-14T08:56:00Z" w16du:dateUtc="2026-07-14T14:56:00Z">
              <w:rPr>
                <w:noProof/>
                <w:sz w:val="20"/>
                <w:szCs w:val="20"/>
              </w:rPr>
            </w:rPrChange>
          </w:rPr>
          <w:t>H</w:t>
        </w:r>
        <w:r w:rsidRPr="0016330E">
          <w:rPr>
            <w:noProof/>
            <w:rPrChange w:id="170" w:author="Harper, Thuyanh" w:date="2026-07-14T08:56:00Z" w16du:dateUtc="2026-07-14T14:56:00Z">
              <w:rPr>
                <w:noProof/>
                <w:sz w:val="20"/>
                <w:szCs w:val="20"/>
              </w:rPr>
            </w:rPrChange>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101978600"/>
      <w:docPartObj>
        <w:docPartGallery w:val="Page Numbers (Bottom of Page)"/>
        <w:docPartUnique/>
      </w:docPartObj>
    </w:sdtPr>
    <w:sdtEndPr>
      <w:rPr>
        <w:noProof/>
      </w:rPr>
    </w:sdtEndPr>
    <w:sdtContent>
      <w:p w14:paraId="0BB93855" w14:textId="77777777" w:rsidR="00D8435F" w:rsidRPr="0016330E" w:rsidRDefault="00D8435F" w:rsidP="00046A23">
        <w:pPr>
          <w:rPr>
            <w:rPrChange w:id="174" w:author="Harper, Thuyanh" w:date="2026-07-14T08:56:00Z" w16du:dateUtc="2026-07-14T14:56:00Z">
              <w:rPr>
                <w:sz w:val="20"/>
                <w:szCs w:val="20"/>
              </w:rPr>
            </w:rPrChange>
          </w:rPr>
        </w:pPr>
        <w:r w:rsidRPr="0016330E">
          <w:rPr>
            <w:rPrChange w:id="175" w:author="Harper, Thuyanh" w:date="2026-07-14T08:56:00Z" w16du:dateUtc="2026-07-14T14:56:00Z">
              <w:rPr>
                <w:sz w:val="20"/>
                <w:szCs w:val="20"/>
              </w:rPr>
            </w:rPrChange>
          </w:rPr>
          <w:t>SC-6.21</w:t>
        </w:r>
      </w:p>
      <w:p w14:paraId="5BB2BE9D" w14:textId="44CD70DF" w:rsidR="00D8435F" w:rsidRPr="00046A23" w:rsidRDefault="00D8435F" w:rsidP="00975A68">
        <w:pPr>
          <w:pStyle w:val="Footer"/>
          <w:tabs>
            <w:tab w:val="clear" w:pos="4680"/>
            <w:tab w:val="center" w:pos="5040"/>
          </w:tabs>
          <w:rPr>
            <w:sz w:val="20"/>
            <w:szCs w:val="20"/>
          </w:rPr>
        </w:pPr>
        <w:r w:rsidRPr="0016330E">
          <w:rPr>
            <w:rPrChange w:id="176" w:author="Harper, Thuyanh" w:date="2026-07-14T08:56:00Z" w16du:dateUtc="2026-07-14T14:56:00Z">
              <w:rPr>
                <w:sz w:val="20"/>
                <w:szCs w:val="20"/>
              </w:rPr>
            </w:rPrChange>
          </w:rPr>
          <w:t>Rev. 0</w:t>
        </w:r>
        <w:ins w:id="177" w:author="Harper, Thuyanh" w:date="2026-07-14T08:56:00Z" w16du:dateUtc="2026-07-14T14:56:00Z">
          <w:r w:rsidR="0016330E" w:rsidRPr="0016330E">
            <w:rPr>
              <w:rPrChange w:id="178" w:author="Harper, Thuyanh" w:date="2026-07-14T08:56:00Z" w16du:dateUtc="2026-07-14T14:56:00Z">
                <w:rPr>
                  <w:sz w:val="20"/>
                  <w:szCs w:val="20"/>
                </w:rPr>
              </w:rPrChange>
            </w:rPr>
            <w:t>7</w:t>
          </w:r>
        </w:ins>
        <w:del w:id="179" w:author="Harper, Thuyanh" w:date="2026-07-14T08:56:00Z" w16du:dateUtc="2026-07-14T14:56:00Z">
          <w:r w:rsidR="00233764" w:rsidRPr="0016330E" w:rsidDel="0016330E">
            <w:rPr>
              <w:rPrChange w:id="180" w:author="Harper, Thuyanh" w:date="2026-07-14T08:56:00Z" w16du:dateUtc="2026-07-14T14:56:00Z">
                <w:rPr>
                  <w:sz w:val="20"/>
                  <w:szCs w:val="20"/>
                </w:rPr>
              </w:rPrChange>
            </w:rPr>
            <w:delText>9</w:delText>
          </w:r>
        </w:del>
        <w:r w:rsidRPr="0016330E">
          <w:rPr>
            <w:rPrChange w:id="181" w:author="Harper, Thuyanh" w:date="2026-07-14T08:56:00Z" w16du:dateUtc="2026-07-14T14:56:00Z">
              <w:rPr>
                <w:sz w:val="20"/>
                <w:szCs w:val="20"/>
              </w:rPr>
            </w:rPrChange>
          </w:rPr>
          <w:t>/202</w:t>
        </w:r>
        <w:ins w:id="182" w:author="Harper, Thuyanh" w:date="2026-07-14T08:56:00Z" w16du:dateUtc="2026-07-14T14:56:00Z">
          <w:r w:rsidR="0016330E" w:rsidRPr="0016330E">
            <w:rPr>
              <w:rPrChange w:id="183" w:author="Harper, Thuyanh" w:date="2026-07-14T08:56:00Z" w16du:dateUtc="2026-07-14T14:56:00Z">
                <w:rPr>
                  <w:sz w:val="20"/>
                  <w:szCs w:val="20"/>
                </w:rPr>
              </w:rPrChange>
            </w:rPr>
            <w:t>6</w:t>
          </w:r>
        </w:ins>
        <w:del w:id="184" w:author="Harper, Thuyanh" w:date="2026-07-14T08:56:00Z" w16du:dateUtc="2026-07-14T14:56:00Z">
          <w:r w:rsidDel="0016330E">
            <w:rPr>
              <w:sz w:val="20"/>
              <w:szCs w:val="20"/>
            </w:rPr>
            <w:delText>5</w:delText>
          </w:r>
        </w:del>
        <w:r>
          <w:rPr>
            <w:sz w:val="20"/>
            <w:szCs w:val="20"/>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1D44E" w14:textId="77777777" w:rsidR="00EA5F41" w:rsidRDefault="00EA5F41" w:rsidP="007F7EEB">
      <w:r>
        <w:separator/>
      </w:r>
    </w:p>
  </w:footnote>
  <w:footnote w:type="continuationSeparator" w:id="0">
    <w:p w14:paraId="177098FA" w14:textId="77777777" w:rsidR="00EA5F41" w:rsidRDefault="00EA5F41" w:rsidP="007F7EEB">
      <w:r>
        <w:continuationSeparator/>
      </w:r>
    </w:p>
  </w:footnote>
  <w:footnote w:type="continuationNotice" w:id="1">
    <w:p w14:paraId="5FF8BA96" w14:textId="77777777" w:rsidR="00EA5F41" w:rsidRDefault="00EA5F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01BD8"/>
    <w:multiLevelType w:val="multilevel"/>
    <w:tmpl w:val="2F147600"/>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59962242">
    <w:abstractNumId w:val="0"/>
  </w:num>
  <w:num w:numId="2" w16cid:durableId="16922227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per, Thuyanh">
    <w15:presenceInfo w15:providerId="AD" w15:userId="S::harpert@dpa.state.co.us::642f3de2-2f6c-41c8-a7d1-f20e85a266b4"/>
  </w15:person>
  <w15:person w15:author="State Buildings Program">
    <w15:presenceInfo w15:providerId="None" w15:userId="State Buildings Progr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27526"/>
    <w:rsid w:val="00042559"/>
    <w:rsid w:val="00046A23"/>
    <w:rsid w:val="000665D0"/>
    <w:rsid w:val="0008185A"/>
    <w:rsid w:val="00082006"/>
    <w:rsid w:val="00091A0B"/>
    <w:rsid w:val="000C2E6B"/>
    <w:rsid w:val="000E5530"/>
    <w:rsid w:val="00145BC3"/>
    <w:rsid w:val="00146B32"/>
    <w:rsid w:val="00152AEB"/>
    <w:rsid w:val="001555CF"/>
    <w:rsid w:val="0016330E"/>
    <w:rsid w:val="00183F7B"/>
    <w:rsid w:val="00192E8E"/>
    <w:rsid w:val="001A06BE"/>
    <w:rsid w:val="001B37C5"/>
    <w:rsid w:val="00233764"/>
    <w:rsid w:val="00252D3A"/>
    <w:rsid w:val="0025740F"/>
    <w:rsid w:val="00273EE9"/>
    <w:rsid w:val="0028155E"/>
    <w:rsid w:val="002B5B39"/>
    <w:rsid w:val="002C06BD"/>
    <w:rsid w:val="002C3DE7"/>
    <w:rsid w:val="002C736C"/>
    <w:rsid w:val="002D08CC"/>
    <w:rsid w:val="002D569F"/>
    <w:rsid w:val="002E164D"/>
    <w:rsid w:val="002E1C0B"/>
    <w:rsid w:val="002F500B"/>
    <w:rsid w:val="00310162"/>
    <w:rsid w:val="00312161"/>
    <w:rsid w:val="00313E00"/>
    <w:rsid w:val="0031796A"/>
    <w:rsid w:val="00331B16"/>
    <w:rsid w:val="00343929"/>
    <w:rsid w:val="0035294F"/>
    <w:rsid w:val="003A6A5E"/>
    <w:rsid w:val="003A6CC5"/>
    <w:rsid w:val="003B6738"/>
    <w:rsid w:val="003F186F"/>
    <w:rsid w:val="003F596E"/>
    <w:rsid w:val="00402C84"/>
    <w:rsid w:val="00405A2D"/>
    <w:rsid w:val="0040768F"/>
    <w:rsid w:val="00410C15"/>
    <w:rsid w:val="004172F6"/>
    <w:rsid w:val="00443624"/>
    <w:rsid w:val="004534F6"/>
    <w:rsid w:val="004633CC"/>
    <w:rsid w:val="0047076C"/>
    <w:rsid w:val="00477B52"/>
    <w:rsid w:val="00480A91"/>
    <w:rsid w:val="004B4705"/>
    <w:rsid w:val="0052148C"/>
    <w:rsid w:val="0053368F"/>
    <w:rsid w:val="00543C37"/>
    <w:rsid w:val="005634DE"/>
    <w:rsid w:val="005711C0"/>
    <w:rsid w:val="005A79B2"/>
    <w:rsid w:val="005B4D58"/>
    <w:rsid w:val="005B6354"/>
    <w:rsid w:val="005D0633"/>
    <w:rsid w:val="005D3C64"/>
    <w:rsid w:val="005F17FE"/>
    <w:rsid w:val="005F2B99"/>
    <w:rsid w:val="005F6ED7"/>
    <w:rsid w:val="00603443"/>
    <w:rsid w:val="00631F51"/>
    <w:rsid w:val="00647E98"/>
    <w:rsid w:val="00650265"/>
    <w:rsid w:val="0065385C"/>
    <w:rsid w:val="0066646B"/>
    <w:rsid w:val="00673115"/>
    <w:rsid w:val="00677C08"/>
    <w:rsid w:val="006925E6"/>
    <w:rsid w:val="006A49FB"/>
    <w:rsid w:val="006A5C02"/>
    <w:rsid w:val="006B48C0"/>
    <w:rsid w:val="00707B02"/>
    <w:rsid w:val="007206A6"/>
    <w:rsid w:val="00726619"/>
    <w:rsid w:val="00742A28"/>
    <w:rsid w:val="0078452E"/>
    <w:rsid w:val="00785725"/>
    <w:rsid w:val="007A222C"/>
    <w:rsid w:val="007A3FEA"/>
    <w:rsid w:val="007F7EEB"/>
    <w:rsid w:val="0080046D"/>
    <w:rsid w:val="00811983"/>
    <w:rsid w:val="00830442"/>
    <w:rsid w:val="00841189"/>
    <w:rsid w:val="00846886"/>
    <w:rsid w:val="00871D14"/>
    <w:rsid w:val="00872E9A"/>
    <w:rsid w:val="00893C73"/>
    <w:rsid w:val="008973C3"/>
    <w:rsid w:val="008A615E"/>
    <w:rsid w:val="008E713B"/>
    <w:rsid w:val="009002AC"/>
    <w:rsid w:val="00900700"/>
    <w:rsid w:val="009038C4"/>
    <w:rsid w:val="00914DA5"/>
    <w:rsid w:val="009152EF"/>
    <w:rsid w:val="00924646"/>
    <w:rsid w:val="0093463E"/>
    <w:rsid w:val="00962985"/>
    <w:rsid w:val="00975A68"/>
    <w:rsid w:val="00982174"/>
    <w:rsid w:val="00987E91"/>
    <w:rsid w:val="009A60B7"/>
    <w:rsid w:val="009B0094"/>
    <w:rsid w:val="009B33EB"/>
    <w:rsid w:val="009C6D89"/>
    <w:rsid w:val="009E1D50"/>
    <w:rsid w:val="009E6EA1"/>
    <w:rsid w:val="009F6973"/>
    <w:rsid w:val="00A15F77"/>
    <w:rsid w:val="00A252C1"/>
    <w:rsid w:val="00A25EA3"/>
    <w:rsid w:val="00A31FED"/>
    <w:rsid w:val="00A375BA"/>
    <w:rsid w:val="00A65A52"/>
    <w:rsid w:val="00A77B3E"/>
    <w:rsid w:val="00AC458D"/>
    <w:rsid w:val="00AE1288"/>
    <w:rsid w:val="00B004C8"/>
    <w:rsid w:val="00B05BC3"/>
    <w:rsid w:val="00B13E23"/>
    <w:rsid w:val="00B17EE1"/>
    <w:rsid w:val="00B22B50"/>
    <w:rsid w:val="00B55654"/>
    <w:rsid w:val="00B567B1"/>
    <w:rsid w:val="00B7734B"/>
    <w:rsid w:val="00B86817"/>
    <w:rsid w:val="00B90C6B"/>
    <w:rsid w:val="00BE1A19"/>
    <w:rsid w:val="00BF05F0"/>
    <w:rsid w:val="00C12455"/>
    <w:rsid w:val="00C17ACB"/>
    <w:rsid w:val="00C22A0F"/>
    <w:rsid w:val="00C230C3"/>
    <w:rsid w:val="00C47328"/>
    <w:rsid w:val="00C6525A"/>
    <w:rsid w:val="00C75210"/>
    <w:rsid w:val="00C91768"/>
    <w:rsid w:val="00C92482"/>
    <w:rsid w:val="00CA2A55"/>
    <w:rsid w:val="00CA6D26"/>
    <w:rsid w:val="00CD6896"/>
    <w:rsid w:val="00CE6E01"/>
    <w:rsid w:val="00CF0D5E"/>
    <w:rsid w:val="00D13CF9"/>
    <w:rsid w:val="00D17511"/>
    <w:rsid w:val="00D66CDE"/>
    <w:rsid w:val="00D77D78"/>
    <w:rsid w:val="00D83A11"/>
    <w:rsid w:val="00D8435F"/>
    <w:rsid w:val="00D911B3"/>
    <w:rsid w:val="00DA3DBE"/>
    <w:rsid w:val="00DC7F2B"/>
    <w:rsid w:val="00DD321B"/>
    <w:rsid w:val="00DD74AB"/>
    <w:rsid w:val="00DF1995"/>
    <w:rsid w:val="00E21507"/>
    <w:rsid w:val="00E43D1B"/>
    <w:rsid w:val="00E60FCF"/>
    <w:rsid w:val="00E656AC"/>
    <w:rsid w:val="00E70799"/>
    <w:rsid w:val="00EA4D2D"/>
    <w:rsid w:val="00EA5F41"/>
    <w:rsid w:val="00EA660B"/>
    <w:rsid w:val="00EB2175"/>
    <w:rsid w:val="00ED5A40"/>
    <w:rsid w:val="00F02AB2"/>
    <w:rsid w:val="00F2178D"/>
    <w:rsid w:val="00F2291D"/>
    <w:rsid w:val="00F3291A"/>
    <w:rsid w:val="00F44289"/>
    <w:rsid w:val="00F5131B"/>
    <w:rsid w:val="00F54F97"/>
    <w:rsid w:val="00F83585"/>
    <w:rsid w:val="00F8496F"/>
    <w:rsid w:val="00F910FE"/>
    <w:rsid w:val="00FC24DE"/>
    <w:rsid w:val="00FE66CA"/>
    <w:rsid w:val="00FF07E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72EAA8"/>
  <w14:defaultImageDpi w14:val="96"/>
  <w15:docId w15:val="{356BB16E-55C4-47B3-883C-8FBD5800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szCs w:val="24"/>
        <w:lang w:val="en-US" w:eastAsia="en-US" w:bidi="ar-SA"/>
      </w:rPr>
    </w:rPrDefault>
    <w:pPrDefault>
      <w:pPr>
        <w:spacing w:after="160" w:line="259"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toc 3" w:uiPriority="39"/>
    <w:lsdException w:name="annotation text" w:uiPriority="99"/>
    <w:lsdException w:name="footer" w:uiPriority="99"/>
    <w:lsdException w:name="caption" w:locked="1" w:semiHidden="1" w:unhideWhenUsed="1" w:qFormat="1"/>
    <w:lsdException w:name="annotation reference" w:uiPriority="99"/>
    <w:lsdException w:name="Title" w:locked="1" w:uiPriority="10" w:qFormat="1"/>
    <w:lsdException w:name="Default Paragraph Font" w:uiPriority="1"/>
    <w:lsdException w:name="Subtitle" w:locked="1" w:uiPriority="11" w:qFormat="1"/>
    <w:lsdException w:name="Hyperlink" w:uiPriority="99"/>
    <w:lsdException w:name="Strong" w:locked="1" w:qFormat="1"/>
    <w:lsdException w:name="Emphasis" w:locked="1"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66CA"/>
    <w:pPr>
      <w:spacing w:after="0" w:line="240" w:lineRule="auto"/>
    </w:pPr>
  </w:style>
  <w:style w:type="paragraph" w:styleId="Heading1">
    <w:name w:val="heading 1"/>
    <w:basedOn w:val="Normal"/>
    <w:next w:val="Normal"/>
    <w:link w:val="Heading1Char"/>
    <w:uiPriority w:val="9"/>
    <w:qFormat/>
    <w:rsid w:val="00975A68"/>
    <w:pPr>
      <w:keepNext/>
      <w:numPr>
        <w:numId w:val="1"/>
      </w:numPr>
      <w:tabs>
        <w:tab w:val="left" w:pos="2160"/>
      </w:tabs>
      <w:spacing w:before="120" w:after="120"/>
      <w:ind w:left="360" w:hanging="360"/>
      <w:outlineLvl w:val="0"/>
    </w:pPr>
    <w:rPr>
      <w:b/>
      <w:bCs/>
      <w:szCs w:val="18"/>
    </w:rPr>
  </w:style>
  <w:style w:type="paragraph" w:styleId="Heading2">
    <w:name w:val="heading 2"/>
    <w:basedOn w:val="Normal"/>
    <w:next w:val="Normal"/>
    <w:link w:val="Heading2Char"/>
    <w:uiPriority w:val="9"/>
    <w:qFormat/>
    <w:rsid w:val="00C22A0F"/>
    <w:pPr>
      <w:widowControl w:val="0"/>
      <w:numPr>
        <w:ilvl w:val="1"/>
        <w:numId w:val="1"/>
      </w:numPr>
      <w:spacing w:before="120" w:after="60"/>
      <w:jc w:val="both"/>
      <w:outlineLvl w:val="1"/>
    </w:pPr>
    <w:rPr>
      <w:bCs/>
    </w:rPr>
  </w:style>
  <w:style w:type="paragraph" w:styleId="Heading3">
    <w:name w:val="heading 3"/>
    <w:basedOn w:val="Normal"/>
    <w:next w:val="Normal"/>
    <w:link w:val="Heading3Char"/>
    <w:uiPriority w:val="9"/>
    <w:qFormat/>
    <w:rsid w:val="00C22A0F"/>
    <w:pPr>
      <w:widowControl w:val="0"/>
      <w:numPr>
        <w:ilvl w:val="2"/>
        <w:numId w:val="1"/>
      </w:numPr>
      <w:spacing w:before="120" w:after="60"/>
      <w:jc w:val="both"/>
      <w:outlineLvl w:val="2"/>
    </w:pPr>
    <w:rPr>
      <w:bCs/>
      <w:szCs w:val="18"/>
    </w:rPr>
  </w:style>
  <w:style w:type="paragraph" w:styleId="Heading4">
    <w:name w:val="heading 4"/>
    <w:basedOn w:val="Normal"/>
    <w:next w:val="Normal"/>
    <w:link w:val="Heading4Char"/>
    <w:uiPriority w:val="9"/>
    <w:qFormat/>
    <w:rsid w:val="00EF7B96"/>
    <w:pPr>
      <w:keepNext/>
      <w:keepLines/>
      <w:numPr>
        <w:ilvl w:val="3"/>
        <w:numId w:val="1"/>
      </w:numPr>
      <w:spacing w:before="40"/>
      <w:outlineLvl w:val="3"/>
    </w:pPr>
    <w:rPr>
      <w:rFonts w:ascii="Cambria" w:hAnsi="Cambria" w:cs="Cambria"/>
      <w:i/>
      <w:iCs/>
      <w:color w:val="366091"/>
    </w:rPr>
  </w:style>
  <w:style w:type="paragraph" w:styleId="Heading5">
    <w:name w:val="heading 5"/>
    <w:basedOn w:val="Normal"/>
    <w:next w:val="Normal"/>
    <w:link w:val="Heading5Char"/>
    <w:uiPriority w:val="9"/>
    <w:qFormat/>
    <w:rsid w:val="00EF7B96"/>
    <w:pPr>
      <w:keepNext/>
      <w:numPr>
        <w:ilvl w:val="4"/>
        <w:numId w:val="1"/>
      </w:numPr>
      <w:jc w:val="center"/>
      <w:outlineLvl w:val="4"/>
    </w:pPr>
    <w:rPr>
      <w:b/>
      <w:bCs/>
      <w:sz w:val="16"/>
      <w:szCs w:val="16"/>
      <w:u w:val="single"/>
    </w:rPr>
  </w:style>
  <w:style w:type="paragraph" w:styleId="Heading6">
    <w:name w:val="heading 6"/>
    <w:basedOn w:val="Normal"/>
    <w:next w:val="Normal"/>
    <w:link w:val="Heading6Char"/>
    <w:uiPriority w:val="9"/>
    <w:qFormat/>
    <w:rsid w:val="00EF7B96"/>
    <w:pPr>
      <w:keepNext/>
      <w:keepLines/>
      <w:numPr>
        <w:ilvl w:val="5"/>
        <w:numId w:val="1"/>
      </w:numPr>
      <w:spacing w:before="200" w:after="40"/>
      <w:outlineLvl w:val="5"/>
    </w:pPr>
    <w:rPr>
      <w:b/>
      <w:bCs/>
      <w:sz w:val="20"/>
      <w:szCs w:val="20"/>
    </w:rPr>
  </w:style>
  <w:style w:type="paragraph" w:styleId="Heading7">
    <w:name w:val="heading 7"/>
    <w:basedOn w:val="Normal"/>
    <w:next w:val="Normal"/>
    <w:link w:val="Heading7Char"/>
    <w:semiHidden/>
    <w:unhideWhenUsed/>
    <w:qFormat/>
    <w:locked/>
    <w:rsid w:val="00BE1A1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locked/>
    <w:rsid w:val="00BE1A1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locked/>
    <w:rsid w:val="00BE1A1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A68"/>
    <w:rPr>
      <w:rFonts w:ascii="Calibri" w:hAnsi="Calibri" w:cs="Calibri"/>
      <w:b/>
      <w:bCs/>
      <w:color w:val="000000"/>
      <w:szCs w:val="18"/>
    </w:rPr>
  </w:style>
  <w:style w:type="character" w:customStyle="1" w:styleId="Heading2Char">
    <w:name w:val="Heading 2 Char"/>
    <w:basedOn w:val="DefaultParagraphFont"/>
    <w:link w:val="Heading2"/>
    <w:uiPriority w:val="9"/>
    <w:rsid w:val="00C22A0F"/>
    <w:rPr>
      <w:rFonts w:ascii="Calibri" w:hAnsi="Calibri" w:cs="Calibri"/>
      <w:bCs/>
      <w:color w:val="000000"/>
    </w:rPr>
  </w:style>
  <w:style w:type="character" w:customStyle="1" w:styleId="Heading3Char">
    <w:name w:val="Heading 3 Char"/>
    <w:basedOn w:val="DefaultParagraphFont"/>
    <w:link w:val="Heading3"/>
    <w:uiPriority w:val="9"/>
    <w:rsid w:val="00C22A0F"/>
    <w:rPr>
      <w:rFonts w:ascii="Calibri" w:hAnsi="Calibri" w:cs="Calibri"/>
      <w:bCs/>
      <w:color w:val="000000"/>
      <w:szCs w:val="18"/>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rPr>
  </w:style>
  <w:style w:type="paragraph" w:styleId="Title">
    <w:name w:val="Title"/>
    <w:basedOn w:val="Normal"/>
    <w:link w:val="TitleChar"/>
    <w:uiPriority w:val="10"/>
    <w:qFormat/>
    <w:rsid w:val="00982174"/>
    <w:pPr>
      <w:keepNext/>
      <w:keepLines/>
      <w:spacing w:before="120" w:after="120"/>
    </w:pPr>
    <w:rPr>
      <w:rFonts w:eastAsia="Courier" w:cs="Courier"/>
      <w:b/>
      <w:sz w:val="48"/>
      <w:szCs w:val="48"/>
    </w:rPr>
  </w:style>
  <w:style w:type="character" w:customStyle="1" w:styleId="TitleChar">
    <w:name w:val="Title Char"/>
    <w:basedOn w:val="DefaultParagraphFont"/>
    <w:link w:val="Title"/>
    <w:uiPriority w:val="10"/>
    <w:rsid w:val="00982174"/>
    <w:rPr>
      <w:rFonts w:eastAsia="Courier" w:cs="Courier"/>
      <w:b/>
      <w:sz w:val="48"/>
      <w:szCs w:val="48"/>
    </w:rPr>
  </w:style>
  <w:style w:type="paragraph" w:styleId="Subtitle">
    <w:name w:val="Subtitle"/>
    <w:basedOn w:val="Normal"/>
    <w:link w:val="SubtitleChar"/>
    <w:uiPriority w:val="11"/>
    <w:qFormat/>
    <w:rsid w:val="002D08CC"/>
    <w:pPr>
      <w:numPr>
        <w:ilvl w:val="1"/>
      </w:numPr>
      <w:spacing w:after="160"/>
    </w:pPr>
    <w:rPr>
      <w:rFonts w:eastAsia="Arial"/>
      <w:color w:val="5A5A5A"/>
      <w:spacing w:val="15"/>
    </w:rPr>
  </w:style>
  <w:style w:type="character" w:customStyle="1" w:styleId="SubtitleChar">
    <w:name w:val="Subtitle Char"/>
    <w:basedOn w:val="DefaultParagraphFont"/>
    <w:link w:val="Subtitle"/>
    <w:uiPriority w:val="11"/>
    <w:rsid w:val="002D08CC"/>
    <w:rPr>
      <w:rFonts w:ascii="Calibri" w:eastAsia="Arial" w:hAnsi="Calibri" w:cs="Calibri"/>
      <w:color w:val="5A5A5A"/>
      <w:spacing w:val="15"/>
    </w:rPr>
  </w:style>
  <w:style w:type="character" w:styleId="CommentReference">
    <w:name w:val="annotation reference"/>
    <w:basedOn w:val="DefaultParagraphFont"/>
    <w:uiPriority w:val="99"/>
    <w:rsid w:val="00805BCE"/>
    <w:rPr>
      <w:sz w:val="16"/>
      <w:szCs w:val="16"/>
    </w:rPr>
  </w:style>
  <w:style w:type="paragraph" w:styleId="BalloonText">
    <w:name w:val="Balloon Text"/>
    <w:basedOn w:val="Normal"/>
    <w:link w:val="BalloonTextChar"/>
    <w:rsid w:val="00B55654"/>
    <w:rPr>
      <w:rFonts w:ascii="Segoe UI" w:hAnsi="Segoe UI" w:cs="Segoe UI"/>
      <w:sz w:val="18"/>
      <w:szCs w:val="18"/>
    </w:rPr>
  </w:style>
  <w:style w:type="character" w:customStyle="1" w:styleId="BalloonTextChar">
    <w:name w:val="Balloon Text Char"/>
    <w:basedOn w:val="DefaultParagraphFont"/>
    <w:link w:val="BalloonText"/>
    <w:rsid w:val="00B55654"/>
    <w:rPr>
      <w:rFonts w:ascii="Segoe UI" w:hAnsi="Segoe UI" w:cs="Segoe UI"/>
      <w:color w:val="000000"/>
      <w:sz w:val="18"/>
      <w:szCs w:val="18"/>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rFonts w:ascii="Arial" w:hAnsi="Arial" w:cs="Arial"/>
      <w:color w:val="000000"/>
      <w:sz w:val="20"/>
      <w:szCs w:val="20"/>
    </w:rPr>
  </w:style>
  <w:style w:type="character" w:customStyle="1" w:styleId="Heading7Char">
    <w:name w:val="Heading 7 Char"/>
    <w:basedOn w:val="DefaultParagraphFont"/>
    <w:link w:val="Heading7"/>
    <w:semiHidden/>
    <w:rsid w:val="00BE1A1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semiHidden/>
    <w:rsid w:val="00BE1A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E1A1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rsid w:val="00BE1A19"/>
    <w:pPr>
      <w:tabs>
        <w:tab w:val="center" w:pos="4680"/>
        <w:tab w:val="right" w:pos="9360"/>
      </w:tabs>
    </w:pPr>
  </w:style>
  <w:style w:type="character" w:customStyle="1" w:styleId="HeaderChar">
    <w:name w:val="Header Char"/>
    <w:basedOn w:val="DefaultParagraphFont"/>
    <w:link w:val="Header"/>
    <w:rsid w:val="00BE1A19"/>
    <w:rPr>
      <w:rFonts w:ascii="Arial" w:hAnsi="Arial" w:cs="Arial"/>
      <w:color w:val="000000"/>
    </w:rPr>
  </w:style>
  <w:style w:type="paragraph" w:styleId="Footer">
    <w:name w:val="footer"/>
    <w:basedOn w:val="Normal"/>
    <w:link w:val="FooterChar"/>
    <w:uiPriority w:val="99"/>
    <w:rsid w:val="00BE1A19"/>
    <w:pPr>
      <w:tabs>
        <w:tab w:val="center" w:pos="4680"/>
        <w:tab w:val="right" w:pos="9360"/>
      </w:tabs>
    </w:pPr>
  </w:style>
  <w:style w:type="character" w:customStyle="1" w:styleId="FooterChar">
    <w:name w:val="Footer Char"/>
    <w:basedOn w:val="DefaultParagraphFont"/>
    <w:link w:val="Footer"/>
    <w:uiPriority w:val="99"/>
    <w:rsid w:val="00BE1A19"/>
    <w:rPr>
      <w:rFonts w:ascii="Arial" w:hAnsi="Arial" w:cs="Arial"/>
      <w:color w:val="000000"/>
    </w:rPr>
  </w:style>
  <w:style w:type="paragraph" w:customStyle="1" w:styleId="SignaturePage">
    <w:name w:val="Signature Page"/>
    <w:basedOn w:val="Normal"/>
    <w:link w:val="SignaturePageChar"/>
    <w:qFormat/>
    <w:rsid w:val="007F7EEB"/>
    <w:pPr>
      <w:keepNext/>
      <w:jc w:val="center"/>
    </w:pPr>
    <w:rPr>
      <w:b/>
      <w:bCs/>
    </w:rPr>
  </w:style>
  <w:style w:type="paragraph" w:customStyle="1" w:styleId="Recitals">
    <w:name w:val="Recitals"/>
    <w:basedOn w:val="Normal"/>
    <w:link w:val="RecitalsChar"/>
    <w:qFormat/>
    <w:rsid w:val="007F7EEB"/>
    <w:rPr>
      <w:b/>
    </w:rPr>
  </w:style>
  <w:style w:type="character" w:customStyle="1" w:styleId="SignaturePageChar">
    <w:name w:val="Signature Page Char"/>
    <w:basedOn w:val="DefaultParagraphFont"/>
    <w:link w:val="SignaturePage"/>
    <w:rsid w:val="007F7EEB"/>
    <w:rPr>
      <w:rFonts w:ascii="Calibri" w:hAnsi="Calibri" w:cs="Calibri"/>
      <w:b/>
      <w:bCs/>
      <w:color w:val="000000"/>
      <w:sz w:val="24"/>
      <w:szCs w:val="24"/>
    </w:rPr>
  </w:style>
  <w:style w:type="paragraph" w:customStyle="1" w:styleId="Para1">
    <w:name w:val="Para 1"/>
    <w:basedOn w:val="Normal"/>
    <w:link w:val="Para1Char"/>
    <w:qFormat/>
    <w:rsid w:val="00C22A0F"/>
    <w:pPr>
      <w:spacing w:before="120" w:after="60"/>
      <w:ind w:left="720"/>
      <w:jc w:val="both"/>
    </w:pPr>
  </w:style>
  <w:style w:type="character" w:customStyle="1" w:styleId="RecitalsChar">
    <w:name w:val="Recitals Char"/>
    <w:basedOn w:val="DefaultParagraphFont"/>
    <w:link w:val="Recitals"/>
    <w:rsid w:val="007F7EEB"/>
    <w:rPr>
      <w:rFonts w:ascii="Calibri" w:hAnsi="Calibri" w:cs="Calibri"/>
      <w:b/>
      <w:color w:val="000000"/>
    </w:rPr>
  </w:style>
  <w:style w:type="paragraph" w:customStyle="1" w:styleId="EXHIBIT">
    <w:name w:val="EXHIBIT"/>
    <w:basedOn w:val="Normal"/>
    <w:link w:val="EXHIBITChar"/>
    <w:qFormat/>
    <w:rsid w:val="00F8496F"/>
    <w:pPr>
      <w:tabs>
        <w:tab w:val="left" w:pos="1440"/>
      </w:tabs>
      <w:ind w:left="1440" w:hanging="1440"/>
    </w:pPr>
    <w:rPr>
      <w:b/>
    </w:rPr>
  </w:style>
  <w:style w:type="character" w:customStyle="1" w:styleId="Para1Char">
    <w:name w:val="Para 1 Char"/>
    <w:basedOn w:val="DefaultParagraphFont"/>
    <w:link w:val="Para1"/>
    <w:rsid w:val="00C22A0F"/>
    <w:rPr>
      <w:rFonts w:ascii="Calibri" w:hAnsi="Calibri" w:cs="Calibri"/>
      <w:color w:val="000000"/>
    </w:rPr>
  </w:style>
  <w:style w:type="character" w:customStyle="1" w:styleId="EXHIBITChar">
    <w:name w:val="EXHIBIT Char"/>
    <w:basedOn w:val="DefaultParagraphFont"/>
    <w:link w:val="EXHIBIT"/>
    <w:rsid w:val="00F8496F"/>
    <w:rPr>
      <w:rFonts w:ascii="Calibri" w:hAnsi="Calibri" w:cs="Calibri"/>
      <w:b/>
      <w:color w:val="000000"/>
    </w:rPr>
  </w:style>
  <w:style w:type="paragraph" w:styleId="TOC1">
    <w:name w:val="toc 1"/>
    <w:basedOn w:val="Normal"/>
    <w:next w:val="Normal"/>
    <w:autoRedefine/>
    <w:uiPriority w:val="39"/>
    <w:rsid w:val="00B17EE1"/>
    <w:pPr>
      <w:tabs>
        <w:tab w:val="right" w:leader="dot" w:pos="9350"/>
      </w:tabs>
      <w:spacing w:after="60"/>
      <w:ind w:left="360" w:hanging="360"/>
    </w:pPr>
    <w:rPr>
      <w:rFonts w:eastAsiaTheme="majorEastAsia"/>
      <w:b/>
      <w:noProof/>
    </w:rPr>
  </w:style>
  <w:style w:type="paragraph" w:styleId="TOC2">
    <w:name w:val="toc 2"/>
    <w:basedOn w:val="Normal"/>
    <w:next w:val="Normal"/>
    <w:autoRedefine/>
    <w:uiPriority w:val="39"/>
    <w:rsid w:val="00C6525A"/>
    <w:pPr>
      <w:tabs>
        <w:tab w:val="right" w:leader="dot" w:pos="9350"/>
      </w:tabs>
      <w:spacing w:after="100"/>
      <w:ind w:left="540" w:hanging="355"/>
    </w:pPr>
  </w:style>
  <w:style w:type="character" w:styleId="Hyperlink">
    <w:name w:val="Hyperlink"/>
    <w:basedOn w:val="DefaultParagraphFont"/>
    <w:uiPriority w:val="99"/>
    <w:unhideWhenUsed/>
    <w:rsid w:val="00872E9A"/>
    <w:rPr>
      <w:color w:val="0000FF" w:themeColor="hyperlink"/>
      <w:u w:val="single"/>
    </w:rPr>
  </w:style>
  <w:style w:type="paragraph" w:customStyle="1" w:styleId="ContractTitle">
    <w:name w:val="Contract Title"/>
    <w:basedOn w:val="Normal"/>
    <w:qFormat/>
    <w:rsid w:val="00EA4D2D"/>
    <w:pPr>
      <w:keepNext/>
      <w:jc w:val="center"/>
    </w:pPr>
    <w:rPr>
      <w:rFonts w:ascii="Times New Roman" w:eastAsiaTheme="minorHAnsi" w:hAnsi="Times New Roman"/>
      <w:b/>
      <w:sz w:val="36"/>
      <w:szCs w:val="28"/>
    </w:rPr>
  </w:style>
  <w:style w:type="paragraph" w:customStyle="1" w:styleId="ContractCoverContent">
    <w:name w:val="Contract Cover Content"/>
    <w:basedOn w:val="Normal"/>
    <w:qFormat/>
    <w:rsid w:val="00EA4D2D"/>
    <w:rPr>
      <w:rFonts w:ascii="Times New Roman" w:eastAsiaTheme="minorHAnsi" w:hAnsi="Times New Roman"/>
      <w:sz w:val="20"/>
      <w:szCs w:val="20"/>
    </w:rPr>
  </w:style>
  <w:style w:type="paragraph" w:styleId="Revision">
    <w:name w:val="Revision"/>
    <w:hidden/>
    <w:uiPriority w:val="99"/>
    <w:semiHidden/>
    <w:locked/>
    <w:rsid w:val="009B33EB"/>
    <w:pPr>
      <w:spacing w:after="0" w:line="240" w:lineRule="auto"/>
    </w:pPr>
    <w:rPr>
      <w:rFonts w:cs="Calibri"/>
      <w:color w:val="000000"/>
    </w:rPr>
  </w:style>
  <w:style w:type="paragraph" w:styleId="CommentSubject">
    <w:name w:val="annotation subject"/>
    <w:basedOn w:val="CommentText"/>
    <w:next w:val="CommentText"/>
    <w:link w:val="CommentSubjectChar"/>
    <w:rsid w:val="009B33EB"/>
    <w:rPr>
      <w:b/>
      <w:bCs/>
    </w:rPr>
  </w:style>
  <w:style w:type="character" w:customStyle="1" w:styleId="CommentSubjectChar">
    <w:name w:val="Comment Subject Char"/>
    <w:basedOn w:val="CommentTextChar"/>
    <w:link w:val="CommentSubject"/>
    <w:rsid w:val="009B33EB"/>
    <w:rPr>
      <w:rFonts w:ascii="Calibri" w:hAnsi="Calibri" w:cs="Calibri"/>
      <w:b/>
      <w:bCs/>
      <w:color w:val="000000"/>
      <w:sz w:val="20"/>
      <w:szCs w:val="20"/>
    </w:rPr>
  </w:style>
  <w:style w:type="character" w:styleId="PlaceholderText">
    <w:name w:val="Placeholder Text"/>
    <w:basedOn w:val="DefaultParagraphFont"/>
    <w:uiPriority w:val="99"/>
    <w:semiHidden/>
    <w:locked/>
    <w:rsid w:val="005D3C64"/>
    <w:rPr>
      <w:color w:val="808080"/>
    </w:rPr>
  </w:style>
  <w:style w:type="paragraph" w:customStyle="1" w:styleId="Para2BOX">
    <w:name w:val="Para 2 BOX"/>
    <w:basedOn w:val="Para1"/>
    <w:link w:val="Para2BOXChar"/>
    <w:qFormat/>
    <w:rsid w:val="00C22A0F"/>
    <w:pPr>
      <w:spacing w:before="60" w:after="120"/>
    </w:pPr>
  </w:style>
  <w:style w:type="paragraph" w:styleId="NoSpacing">
    <w:name w:val="No Spacing"/>
    <w:uiPriority w:val="1"/>
    <w:qFormat/>
    <w:locked/>
    <w:rsid w:val="00B567B1"/>
    <w:pPr>
      <w:spacing w:after="0" w:line="240" w:lineRule="auto"/>
    </w:pPr>
    <w:rPr>
      <w:rFonts w:cs="Calibri"/>
      <w:color w:val="000000"/>
    </w:rPr>
  </w:style>
  <w:style w:type="character" w:customStyle="1" w:styleId="Para2BOXChar">
    <w:name w:val="Para 2 BOX Char"/>
    <w:basedOn w:val="Para1Char"/>
    <w:link w:val="Para2BOX"/>
    <w:rsid w:val="00C22A0F"/>
    <w:rPr>
      <w:rFonts w:ascii="Calibri" w:hAnsi="Calibri" w:cs="Calibri"/>
      <w:color w:val="000000"/>
    </w:rPr>
  </w:style>
  <w:style w:type="paragraph" w:styleId="TOC3">
    <w:name w:val="toc 3"/>
    <w:basedOn w:val="Normal"/>
    <w:next w:val="Normal"/>
    <w:autoRedefine/>
    <w:uiPriority w:val="39"/>
    <w:rsid w:val="00B567B1"/>
    <w:pPr>
      <w:spacing w:after="100"/>
      <w:ind w:left="440"/>
    </w:pPr>
  </w:style>
  <w:style w:type="paragraph" w:styleId="BodyTextIndent3">
    <w:name w:val="Body Text Indent 3"/>
    <w:basedOn w:val="Normal"/>
    <w:link w:val="BodyTextIndent3Char"/>
    <w:rsid w:val="009E1D50"/>
    <w:pPr>
      <w:ind w:left="-90"/>
    </w:pPr>
    <w:rPr>
      <w:rFonts w:asciiTheme="minorHAnsi" w:hAnsiTheme="minorHAnsi" w:cs="Arial"/>
      <w:b/>
      <w:spacing w:val="-3"/>
      <w:szCs w:val="20"/>
    </w:rPr>
  </w:style>
  <w:style w:type="character" w:customStyle="1" w:styleId="BodyTextIndent3Char">
    <w:name w:val="Body Text Indent 3 Char"/>
    <w:basedOn w:val="DefaultParagraphFont"/>
    <w:link w:val="BodyTextIndent3"/>
    <w:rsid w:val="009E1D50"/>
    <w:rPr>
      <w:rFonts w:asciiTheme="minorHAnsi" w:hAnsiTheme="minorHAnsi" w:cs="Arial"/>
      <w:b/>
      <w:spacing w:val="-3"/>
      <w:szCs w:val="20"/>
    </w:rPr>
  </w:style>
  <w:style w:type="paragraph" w:styleId="TOC7">
    <w:name w:val="toc 7"/>
    <w:basedOn w:val="Normal"/>
    <w:next w:val="Normal"/>
    <w:autoRedefine/>
    <w:rsid w:val="00CF0D5E"/>
    <w:pPr>
      <w:spacing w:after="100"/>
      <w:ind w:left="1320"/>
    </w:pPr>
  </w:style>
  <w:style w:type="paragraph" w:styleId="TOC6">
    <w:name w:val="toc 6"/>
    <w:basedOn w:val="Normal"/>
    <w:next w:val="Normal"/>
    <w:autoRedefine/>
    <w:rsid w:val="00CF0D5E"/>
    <w:pPr>
      <w:spacing w:after="100"/>
      <w:ind w:left="1100"/>
    </w:pPr>
  </w:style>
  <w:style w:type="character" w:styleId="Strong">
    <w:name w:val="Strong"/>
    <w:qFormat/>
    <w:locked/>
    <w:rsid w:val="002D08CC"/>
    <w:rPr>
      <w:rFonts w:eastAsia="Courier" w:cs="Courier"/>
      <w:b/>
      <w:bCs/>
      <w:color w:val="auto"/>
      <w:szCs w:val="20"/>
    </w:rPr>
  </w:style>
  <w:style w:type="paragraph" w:customStyle="1" w:styleId="LeftJustifyField">
    <w:name w:val="Left Justify Field"/>
    <w:basedOn w:val="Normal"/>
    <w:link w:val="LeftJustifyFieldChar"/>
    <w:qFormat/>
    <w:rsid w:val="002D08CC"/>
    <w:pPr>
      <w:jc w:val="both"/>
    </w:pPr>
    <w:rPr>
      <w:spacing w:val="-3"/>
      <w:szCs w:val="20"/>
      <w:u w:val="single"/>
    </w:rPr>
  </w:style>
  <w:style w:type="character" w:customStyle="1" w:styleId="LeftJustifyFieldChar">
    <w:name w:val="Left Justify Field Char"/>
    <w:basedOn w:val="DefaultParagraphFont"/>
    <w:link w:val="LeftJustifyField"/>
    <w:rsid w:val="002D08CC"/>
    <w:rPr>
      <w:rFonts w:ascii="Calibri" w:hAnsi="Calibri"/>
      <w:spacing w:val="-3"/>
      <w:szCs w:val="20"/>
      <w:u w:val="single"/>
    </w:rPr>
  </w:style>
  <w:style w:type="character" w:styleId="PageNumber">
    <w:name w:val="page number"/>
    <w:basedOn w:val="DefaultParagraphFont"/>
    <w:rsid w:val="002D08CC"/>
  </w:style>
  <w:style w:type="paragraph" w:customStyle="1" w:styleId="Signature-Name-Title">
    <w:name w:val="Signature-Name-Title"/>
    <w:basedOn w:val="Normal"/>
    <w:link w:val="Signature-Name-TitleChar"/>
    <w:qFormat/>
    <w:rsid w:val="00343929"/>
    <w:pPr>
      <w:pBdr>
        <w:top w:val="single" w:sz="4" w:space="1" w:color="auto"/>
      </w:pBdr>
      <w:spacing w:before="720"/>
      <w:jc w:val="center"/>
    </w:pPr>
    <w:rPr>
      <w:noProof/>
    </w:rPr>
  </w:style>
  <w:style w:type="character" w:customStyle="1" w:styleId="Signature-Name-TitleChar">
    <w:name w:val="Signature-Name-Title Char"/>
    <w:basedOn w:val="DefaultParagraphFont"/>
    <w:link w:val="Signature-Name-Title"/>
    <w:rsid w:val="00343929"/>
    <w:rPr>
      <w:rFonts w:ascii="Calibri" w:hAnsi="Calibri" w:cs="Calibri"/>
      <w:noProof/>
      <w:szCs w:val="24"/>
    </w:rPr>
  </w:style>
  <w:style w:type="paragraph" w:customStyle="1" w:styleId="SignatureHeader">
    <w:name w:val="Signature Header"/>
    <w:basedOn w:val="Normal"/>
    <w:link w:val="SignatureHeaderChar"/>
    <w:qFormat/>
    <w:rsid w:val="00343929"/>
    <w:pPr>
      <w:keepNext/>
      <w:keepLines/>
      <w:spacing w:before="240"/>
      <w:jc w:val="center"/>
      <w:outlineLvl w:val="2"/>
    </w:pPr>
    <w:rPr>
      <w:rFonts w:asciiTheme="minorHAnsi" w:eastAsiaTheme="majorEastAsia" w:hAnsiTheme="minorHAnsi" w:cstheme="minorHAnsi"/>
      <w:b/>
    </w:rPr>
  </w:style>
  <w:style w:type="character" w:customStyle="1" w:styleId="SignatureHeaderChar">
    <w:name w:val="Signature Header Char"/>
    <w:basedOn w:val="DefaultParagraphFont"/>
    <w:link w:val="SignatureHeader"/>
    <w:rsid w:val="00343929"/>
    <w:rPr>
      <w:rFonts w:asciiTheme="minorHAnsi" w:eastAsiaTheme="majorEastAsia" w:hAnsiTheme="minorHAnsi" w:cstheme="minorHAnsi"/>
      <w:b/>
      <w:sz w:val="24"/>
      <w:szCs w:val="24"/>
    </w:rPr>
  </w:style>
  <w:style w:type="paragraph" w:customStyle="1" w:styleId="SignatureField">
    <w:name w:val="Signature Field"/>
    <w:basedOn w:val="Normal"/>
    <w:link w:val="SignatureFieldChar"/>
    <w:qFormat/>
    <w:rsid w:val="00343929"/>
    <w:pPr>
      <w:jc w:val="center"/>
    </w:pPr>
    <w:rPr>
      <w:rFonts w:ascii="Trebuchet MS" w:eastAsiaTheme="majorEastAsia" w:hAnsi="Trebuchet MS"/>
      <w:noProof/>
    </w:rPr>
  </w:style>
  <w:style w:type="character" w:customStyle="1" w:styleId="SignatureFieldChar">
    <w:name w:val="Signature Field Char"/>
    <w:basedOn w:val="DefaultParagraphFont"/>
    <w:link w:val="SignatureField"/>
    <w:rsid w:val="00343929"/>
    <w:rPr>
      <w:rFonts w:ascii="Trebuchet MS" w:eastAsiaTheme="majorEastAsia" w:hAnsi="Trebuchet MS"/>
      <w:noProof/>
      <w:szCs w:val="24"/>
    </w:rPr>
  </w:style>
  <w:style w:type="paragraph" w:customStyle="1" w:styleId="FieldLeftJustified">
    <w:name w:val="Field Left Justified"/>
    <w:basedOn w:val="Normal"/>
    <w:link w:val="FieldLeftJustifiedChar"/>
    <w:qFormat/>
    <w:rsid w:val="00042559"/>
    <w:pPr>
      <w:jc w:val="both"/>
    </w:pPr>
    <w:rPr>
      <w:spacing w:val="-3"/>
      <w:szCs w:val="20"/>
      <w:u w:val="single"/>
    </w:rPr>
  </w:style>
  <w:style w:type="character" w:customStyle="1" w:styleId="FieldLeftJustifiedChar">
    <w:name w:val="Field Left Justified Char"/>
    <w:basedOn w:val="DefaultParagraphFont"/>
    <w:link w:val="FieldLeftJustified"/>
    <w:rsid w:val="00042559"/>
    <w:rPr>
      <w:rFonts w:ascii="Calibri" w:hAnsi="Calibri"/>
      <w:spacing w:val="-3"/>
      <w:szCs w:val="20"/>
      <w:u w:val="single"/>
    </w:rPr>
  </w:style>
  <w:style w:type="paragraph" w:customStyle="1" w:styleId="Texttobeedited">
    <w:name w:val="Text to be edited"/>
    <w:basedOn w:val="Normal"/>
    <w:rsid w:val="00A25EA3"/>
    <w:pPr>
      <w:ind w:left="1440"/>
    </w:pPr>
    <w:rPr>
      <w:color w:val="0070C0"/>
      <w:szCs w:val="20"/>
    </w:rPr>
  </w:style>
  <w:style w:type="paragraph" w:customStyle="1" w:styleId="Texttobeedited-Recitals">
    <w:name w:val="Text to be edited - Recitals"/>
    <w:basedOn w:val="Texttobeedited"/>
    <w:qFormat/>
    <w:rsid w:val="00A25EA3"/>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1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9.xml"/><Relationship Id="rId10" Type="http://schemas.openxmlformats.org/officeDocument/2006/relationships/comments" Target="comments.xml"/><Relationship Id="rId19" Type="http://schemas.openxmlformats.org/officeDocument/2006/relationships/hyperlink" Target="https://osa.colorado.gov/state-buildings/building-cod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microsoft.com/office/2018/08/relationships/commentsExtensible" Target="commentsExtensible.xml"/><Relationship Id="rId27" Type="http://schemas.openxmlformats.org/officeDocument/2006/relationships/theme" Target="theme/theme1.xml"/></Relationships>
</file>

<file path=word/theme/theme1.xml><?xml version="1.0" encoding="utf-8"?>
<a:theme xmlns:a="http://schemas.openxmlformats.org/drawingml/2006/main" name="OSA Contrac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1EA49-AC64-465A-962D-5AA53190D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3112</Words>
  <Characters>17739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Greenwood, Paula</dc:creator>
  <cp:keywords/>
  <dc:description/>
  <cp:lastModifiedBy>Harper, Thuyanh</cp:lastModifiedBy>
  <cp:revision>13</cp:revision>
  <dcterms:created xsi:type="dcterms:W3CDTF">2025-06-30T17:27:00Z</dcterms:created>
  <dcterms:modified xsi:type="dcterms:W3CDTF">2026-07-14T14:56:00Z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036bc43a-b07e-45c2-b712-791c31ffbdcb</vt:lpwstr>
  </property>
</Properties>
</file>